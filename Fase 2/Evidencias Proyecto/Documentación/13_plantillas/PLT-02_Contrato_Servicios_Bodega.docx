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590DF71E" w:rsidR="005D1F48" w:rsidRDefault="005D1F48"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sidRPr="00DF3632">
        <w:rPr>
          <w:rFonts w:ascii="Times New Roman" w:eastAsia="Times New Roman" w:hAnsi="Times New Roman" w:cs="Times New Roman"/>
          <w:b/>
          <w:kern w:val="0"/>
          <w:u w:val="single"/>
          <w:lang w:val="es-ES_tradnl" w:eastAsia="es-ES_tradnl"/>
          <w14:ligatures w14:val="none"/>
        </w:rPr>
        <w:fldChar w:fldCharType="begin"/>
      </w:r>
      <w:r w:rsidRPr="00DF3632">
        <w:rPr>
          <w:rFonts w:ascii="Times New Roman" w:eastAsia="Times New Roman" w:hAnsi="Times New Roman" w:cs="Times New Roman"/>
          <w:b/>
          <w:kern w:val="0"/>
          <w:u w:val="single"/>
          <w:lang w:val="es-ES_tradnl" w:eastAsia="es-ES_tradnl"/>
          <w14:ligatures w14:val="none"/>
        </w:rPr>
        <w:instrText xml:space="preserve"> MERGEFIELD FOLIO </w:instrText>
      </w:r>
      <w:r w:rsidRPr="00DF3632">
        <w:rPr>
          <w:rFonts w:ascii="Times New Roman" w:eastAsia="Times New Roman" w:hAnsi="Times New Roman" w:cs="Times New Roman"/>
          <w:b/>
          <w:kern w:val="0"/>
          <w:u w:val="single"/>
          <w:lang w:val="es-ES_tradnl" w:eastAsia="es-ES_tradnl"/>
          <w14:ligatures w14:val="none"/>
        </w:rPr>
        <w:fldChar w:fldCharType="separate"/>
      </w:r>
      <w:r w:rsidR="00031A67" w:rsidRPr="00991024">
        <w:rPr>
          <w:rFonts w:ascii="Times New Roman" w:eastAsia="Times New Roman" w:hAnsi="Times New Roman" w:cs="Times New Roman"/>
          <w:b/>
          <w:noProof/>
          <w:kern w:val="0"/>
          <w:u w:val="single"/>
          <w:lang w:val="es-ES_tradnl" w:eastAsia="es-ES_tradnl"/>
          <w14:ligatures w14:val="none"/>
        </w:rPr>
        <w:t>«FOLIO»</w:t>
      </w:r>
      <w:r w:rsidRPr="00DF3632">
        <w:rPr>
          <w:rFonts w:ascii="Times New Roman" w:eastAsia="Times New Roman" w:hAnsi="Times New Roman" w:cs="Times New Roman"/>
          <w:b/>
          <w:kern w:val="0"/>
          <w:u w:val="single"/>
          <w:lang w:val="es-ES_tradnl" w:eastAsia="es-ES_tradnl"/>
          <w14:ligatures w14:val="none"/>
        </w:rPr>
        <w:fldChar w:fldCharType="end"/>
      </w:r>
      <w:r w:rsidRPr="00DF3632">
        <w:rPr>
          <w:rFonts w:ascii="Times New Roman" w:eastAsia="Times New Roman" w:hAnsi="Times New Roman" w:cs="Times New Roman"/>
          <w:b/>
          <w:kern w:val="0"/>
          <w:u w:val="single"/>
          <w:lang w:val="es-ES_tradnl" w:eastAsia="es-ES_tradnl"/>
          <w14:ligatures w14:val="none"/>
        </w:rPr>
        <w:t>.-</w:t>
      </w:r>
    </w:p>
    <w:p w14:paraId="72704A11" w14:textId="77777777" w:rsidR="00195F01" w:rsidRDefault="00195F01"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p>
    <w:p w14:paraId="337B0666" w14:textId="77777777" w:rsidR="00195F01" w:rsidRPr="005D1F48" w:rsidRDefault="00195F01"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p>
    <w:p w14:paraId="2186D541" w14:textId="7B678701" w:rsidR="005D1F48" w:rsidRPr="004C11CB" w:rsidRDefault="005D1F48" w:rsidP="005D7817">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sidR="00B61AF9" w:rsidRPr="00B61AF9">
        <w:rPr>
          <w:rFonts w:ascii="Times New Roman" w:eastAsia="Times New Roman" w:hAnsi="Times New Roman" w:cs="Times New Roman"/>
          <w:b/>
          <w:bCs/>
          <w:kern w:val="0"/>
          <w:sz w:val="17"/>
          <w:szCs w:val="17"/>
          <w:lang w:val="es-ES_tradnl" w:eastAsia="es-ES_tradnl"/>
          <w14:ligatures w14:val="none"/>
        </w:rPr>
        <w:fldChar w:fldCharType="begin"/>
      </w:r>
      <w:r w:rsidR="00B61AF9" w:rsidRPr="00B61AF9">
        <w:rPr>
          <w:rFonts w:ascii="Times New Roman" w:eastAsia="Times New Roman" w:hAnsi="Times New Roman" w:cs="Times New Roman"/>
          <w:b/>
          <w:bCs/>
          <w:kern w:val="0"/>
          <w:sz w:val="17"/>
          <w:szCs w:val="17"/>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«FECHA_DE_INICIO»</w:t>
      </w:r>
      <w:r w:rsidR="00B61AF9" w:rsidRPr="00B61AF9">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xml:space="preserve">, representada por don «EO_REPRESENTANTE», «EO_REP_NACIONALIDAD», «EO_REP_ESTADO_CIVIL», «EO_REP_PROFESION», cédula de identidad número «EO_REP_RUT»</w:t>
      </w:r>
      <w:del w:id="4" w:author="Usuario" w:date="2025-04-01T11:27:00Z">
        <w:r w:rsidRPr="00DF3632" w:rsidDel="00545D65">
          <w:rPr>
            <w:rFonts w:ascii="Times New Roman" w:eastAsia="Times New Roman" w:hAnsi="Times New Roman" w:cs="Times New Roman"/>
            <w:kern w:val="0"/>
            <w:sz w:val="17"/>
            <w:szCs w:val="17"/>
            <w:lang w:val="es-ES_tradnl" w:eastAsia="es-ES_tradnl"/>
            <w14:ligatures w14:val="none"/>
          </w:rPr>
          <w:delText xml:space="preserve"> </w:delText>
        </w:r>
      </w:del>
      <w:r w:rsidRPr="00DF3632">
        <w:rPr>
          <w:rFonts w:ascii="Times New Roman" w:eastAsia="Times New Roman" w:hAnsi="Times New Roman" w:cs="Times New Roman"/>
          <w:kern w:val="0"/>
          <w:sz w:val="17"/>
          <w:szCs w:val="17"/>
          <w:lang w:val="es-ES_tradnl" w:eastAsia="es-ES_tradnl"/>
          <w14:ligatures w14:val="none"/>
        </w:rPr>
        <w:t xml:space="preserve"/>
      </w:r>
      <w:r w:rsidR="00545D65"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00545D65" w:rsidRPr="00DF3632">
        <w:rPr>
          <w:rFonts w:ascii="Times New Roman" w:eastAsia="Times New Roman" w:hAnsi="Times New Roman" w:cs="Times New Roman"/>
          <w:bCs/>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w:r>
      <w:r w:rsidR="000F5290" w:rsidRPr="00B61AF9">
        <w:rPr>
          <w:rFonts w:ascii="Times New Roman" w:eastAsia="Times New Roman" w:hAnsi="Times New Roman" w:cs="Times New Roman"/>
          <w:kern w:val="0"/>
          <w:sz w:val="17"/>
          <w:szCs w:val="17"/>
          <w:lang w:val="es-ES_tradnl" w:eastAsia="es-ES_tradnl"/>
          <w14:ligatures w14:val="none"/>
        </w:rPr>
        <w:t xml:space="preserve"/>
      </w:r>
      <w:ins w:id="5" w:author="Usuario" w:date="2025-04-01T11:35:00Z">
        <w:r w:rsidR="000F5290" w:rsidRPr="00DF3632">
          <w:rPr>
            <w:rFonts w:ascii="Times New Roman" w:eastAsia="Times New Roman" w:hAnsi="Times New Roman" w:cs="Times New Roman"/>
            <w:b/>
            <w:kern w:val="0"/>
            <w:sz w:val="17"/>
            <w:szCs w:val="17"/>
            <w:lang w:val="es-ES_tradnl" w:eastAsia="es-ES_tradnl"/>
            <w14:ligatures w14:val="none"/>
          </w:rPr>
          <w:t xml:space="preserve"/>
        </w:r>
      </w:ins>
      <w:r w:rsidRPr="00DF3632">
        <w:rPr>
          <w:rFonts w:ascii="Times New Roman" w:eastAsia="Times New Roman" w:hAnsi="Times New Roman" w:cs="Times New Roman"/>
          <w:b/>
          <w:kern w:val="0"/>
          <w:sz w:val="17"/>
          <w:szCs w:val="17"/>
          <w:lang w:val="es-ES_tradnl" w:eastAsia="es-ES_tradnl"/>
          <w14:ligatures w14:val="none"/>
        </w:rPr>
        <w:t xml:space="preserve"/>
      </w:r>
      <w:r w:rsidR="00B61AF9">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b/>
          <w:kern w:val="0"/>
          <w:sz w:val="17"/>
          <w:szCs w:val="17"/>
          <w:lang w:val="es-ES_tradnl" w:eastAsia="es-ES_tradnl"/>
          <w14:ligatures w14:val="none"/>
        </w:rPr>
        <w:t xml:space="preserve"/>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sidRPr="00DF3632">
        <w:rPr>
          <w:rFonts w:ascii="Times New Roman" w:eastAsia="Times New Roman" w:hAnsi="Times New Roman" w:cs="Times New Roman"/>
          <w:b/>
          <w:bCs/>
          <w:kern w:val="0"/>
          <w:sz w:val="17"/>
          <w:szCs w:val="17"/>
          <w:lang w:val="es-ES_tradnl" w:eastAsia="es-ES_tradnl"/>
          <w14:ligatures w14:val="none"/>
        </w:rPr>
        <w:fldChar w:fldCharType="begin"/>
      </w:r>
      <w:r w:rsidRPr="00DF3632">
        <w:rPr>
          <w:rFonts w:ascii="Times New Roman" w:eastAsia="Times New Roman" w:hAnsi="Times New Roman" w:cs="Times New Roman"/>
          <w:b/>
          <w:bCs/>
          <w:kern w:val="0"/>
          <w:sz w:val="17"/>
          <w:szCs w:val="17"/>
          <w:lang w:val="es-ES_tradnl" w:eastAsia="es-ES_tradnl"/>
          <w14:ligatures w14:val="none"/>
        </w:rPr>
        <w:instrText xml:space="preserve"> MERGEFIELD "RAZON_SOCIAL" </w:instrText>
      </w:r>
      <w:r w:rsidRPr="00DF3632">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«RAZON_SOCIAL»</w:t>
      </w:r>
      <w:r w:rsidRPr="00DF3632">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«RUT»</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de Giro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GIRO_PRINCIPAL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«GIRO_PRINCIPAL»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«REPRESENTANTE_LEGAL»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«RUT_REP_LEGAL»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DOMIC_REP_LEGAL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«DOMIC_REP_LEGAL»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sidR="007451DC" w:rsidRPr="007451DC">
        <w:rPr>
          <w:rFonts w:ascii="Times New Roman" w:eastAsia="Times New Roman" w:hAnsi="Times New Roman" w:cs="Times New Roman"/>
          <w:b/>
          <w:bCs/>
          <w:kern w:val="0"/>
          <w:sz w:val="17"/>
          <w:szCs w:val="17"/>
          <w:lang w:val="es-ES_tradnl" w:eastAsia="es-ES_tradnl"/>
          <w14:ligatures w14:val="none"/>
        </w:rPr>
        <w:fldChar w:fldCharType="begin"/>
      </w:r>
      <w:r w:rsidR="007451DC" w:rsidRPr="007451DC">
        <w:rPr>
          <w:rFonts w:ascii="Times New Roman" w:eastAsia="Times New Roman" w:hAnsi="Times New Roman" w:cs="Times New Roman"/>
          <w:b/>
          <w:bCs/>
          <w:kern w:val="0"/>
          <w:sz w:val="17"/>
          <w:szCs w:val="17"/>
          <w:lang w:val="es-ES_tradnl" w:eastAsia="es-ES_tradnl"/>
          <w14:ligatures w14:val="none"/>
        </w:rPr>
        <w:instrText xml:space="preserve"> MERGEFIELD "COMUNA_REP_LEGAL" </w:instrText>
      </w:r>
      <w:r w:rsidR="007451DC" w:rsidRPr="007451DC">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«COMUNA_REP_LEGAL»</w:t>
      </w:r>
      <w:r w:rsidR="007451DC" w:rsidRPr="007451DC">
        <w:rPr>
          <w:rFonts w:ascii="Times New Roman" w:eastAsia="Times New Roman" w:hAnsi="Times New Roman" w:cs="Times New Roman"/>
          <w:b/>
          <w:bCs/>
          <w:kern w:val="0"/>
          <w:sz w:val="17"/>
          <w:szCs w:val="17"/>
          <w:lang w:val="es-ES_tradnl" w:eastAsia="es-ES_tradnl"/>
          <w14:ligatures w14:val="none"/>
        </w:rPr>
        <w:fldChar w:fldCharType="end"/>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sidR="007451DC">
        <w:rPr>
          <w:rFonts w:ascii="Times New Roman" w:eastAsia="Times New Roman" w:hAnsi="Times New Roman" w:cs="Times New Roman"/>
          <w:b/>
          <w:kern w:val="0"/>
          <w:sz w:val="17"/>
          <w:szCs w:val="17"/>
          <w:lang w:val="es-ES_tradnl" w:eastAsia="es-ES_tradnl"/>
          <w14:ligatures w14:val="none"/>
        </w:rPr>
        <w:fldChar w:fldCharType="begin"/>
      </w:r>
      <w:r w:rsidR="007451DC">
        <w:rPr>
          <w:rFonts w:ascii="Times New Roman" w:eastAsia="Times New Roman" w:hAnsi="Times New Roman" w:cs="Times New Roman"/>
          <w:b/>
          <w:kern w:val="0"/>
          <w:sz w:val="17"/>
          <w:szCs w:val="17"/>
          <w:lang w:val="es-ES_tradnl" w:eastAsia="es-ES_tradnl"/>
          <w14:ligatures w14:val="none"/>
        </w:rPr>
        <w:instrText xml:space="preserve"> MERGEFIELD "REGIÓN_REP_LEGAL" </w:instrText>
      </w:r>
      <w:r w:rsidR="007451DC">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«REGIÓN_REP_LEGAL»</w:t>
      </w:r>
      <w:r w:rsidR="007451DC">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384AE93F" w:rsidR="00BA05AC" w:rsidRPr="00DF3632" w:rsidRDefault="00BA05AC" w:rsidP="005D1F48">
      <w:pPr>
        <w:spacing w:after="0" w:line="240" w:lineRule="auto"/>
        <w:ind w:right="180"/>
        <w:jc w:val="both"/>
        <w:rPr>
          <w:rFonts w:ascii="Times New Roman" w:eastAsia="Times New Roman" w:hAnsi="Times New Roman" w:cs="Times New Roman"/>
          <w:kern w:val="0"/>
          <w:sz w:val="16"/>
          <w:szCs w:val="16"/>
          <w:lang w:val="es-ES_tradnl" w:eastAsia="es-ES_tradnl"/>
          <w14:ligatures w14:val="none"/>
        </w:rPr>
        <w:sectPr w:rsidR="00BA05AC" w:rsidRPr="00DF3632"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77777777"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7200A77B"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"SERVICIO_1"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«SERVICIO_1»</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 xml:space="preserve"> en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"COMUNA_SUCURSAL"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«COMUNA_SUCURSAL»</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región </w:t>
      </w:r>
      <w:r w:rsidR="00DD49D8">
        <w:rPr>
          <w:rFonts w:ascii="Times New Roman" w:eastAsia="Times New Roman" w:hAnsi="Times New Roman" w:cs="Times New Roman"/>
          <w:kern w:val="0"/>
          <w:sz w:val="16"/>
          <w:szCs w:val="16"/>
          <w:lang w:val="es-ES_tradnl" w:eastAsia="es-ES_tradnl"/>
          <w14:ligatures w14:val="none"/>
        </w:rPr>
        <w:fldChar w:fldCharType="begin"/>
      </w:r>
      <w:r w:rsidR="00DD49D8">
        <w:rPr>
          <w:rFonts w:ascii="Times New Roman" w:eastAsia="Times New Roman" w:hAnsi="Times New Roman" w:cs="Times New Roman"/>
          <w:kern w:val="0"/>
          <w:sz w:val="16"/>
          <w:szCs w:val="16"/>
          <w:lang w:val="es-ES_tradnl" w:eastAsia="es-ES_tradnl"/>
          <w14:ligatures w14:val="none"/>
        </w:rPr>
        <w:instrText xml:space="preserve"> MERGEFIELD "REGIÓN_SUCURSAL" </w:instrText>
      </w:r>
      <w:r w:rsidR="00DD49D8">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«REGIÓN_SUCURSAL»</w:t>
      </w:r>
      <w:r w:rsidR="00DD49D8">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«SERVICIO_2»</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D74F47">
        <w:rPr>
          <w:rFonts w:ascii="Times New Roman" w:eastAsia="Times New Roman" w:hAnsi="Times New Roman" w:cs="Times New Roman"/>
          <w:kern w:val="0"/>
          <w:sz w:val="16"/>
          <w:szCs w:val="16"/>
          <w:lang w:val="es-ES_tradnl" w:eastAsia="es-ES_tradnl"/>
          <w14:ligatures w14:val="none"/>
        </w:rPr>
        <w:t xml:space="preserve">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 xml:space="preserve">Se comprende en la referida excepción, la presentación del presente contrato ante el Servicio de Impuestos Internos </w:t>
      </w:r>
      <w:r w:rsidR="00A65E34">
        <w:rPr>
          <w:rFonts w:ascii="Times New Roman" w:eastAsia="Times New Roman" w:hAnsi="Times New Roman" w:cs="Times New Roman"/>
          <w:kern w:val="0"/>
          <w:sz w:val="16"/>
          <w:szCs w:val="16"/>
          <w:lang w:val="es-ES_tradnl" w:eastAsia="es-ES_tradnl"/>
          <w14:ligatures w14:val="none"/>
        </w:rPr>
        <w:t xml:space="preserve">y municipalidades, </w:t>
      </w:r>
      <w:r w:rsidR="00F93FE2" w:rsidRPr="00860FB4">
        <w:rPr>
          <w:rFonts w:ascii="Times New Roman" w:eastAsia="Times New Roman" w:hAnsi="Times New Roman" w:cs="Times New Roman"/>
          <w:kern w:val="0"/>
          <w:sz w:val="16"/>
          <w:szCs w:val="16"/>
          <w:lang w:val="es-ES_tradnl" w:eastAsia="es-ES_tradnl"/>
          <w14:ligatures w14:val="none"/>
        </w:rPr>
        <w:t>para efectos de acreditar el domicilio</w:t>
      </w:r>
      <w:r w:rsidR="00A65E34">
        <w:rPr>
          <w:rFonts w:ascii="Times New Roman" w:eastAsia="Times New Roman" w:hAnsi="Times New Roman" w:cs="Times New Roman"/>
          <w:kern w:val="0"/>
          <w:sz w:val="16"/>
          <w:szCs w:val="16"/>
          <w:lang w:val="es-ES_tradnl" w:eastAsia="es-ES_tradnl"/>
          <w14:ligatures w14:val="none"/>
        </w:rPr>
        <w:t>,</w:t>
      </w:r>
      <w:r w:rsidR="00860FB4" w:rsidRPr="00860FB4">
        <w:rPr>
          <w:rFonts w:ascii="Times New Roman" w:eastAsia="Times New Roman" w:hAnsi="Times New Roman" w:cs="Times New Roman"/>
          <w:kern w:val="0"/>
          <w:sz w:val="16"/>
          <w:szCs w:val="16"/>
          <w:lang w:val="es-ES_tradnl" w:eastAsia="es-ES_tradnl"/>
          <w14:ligatures w14:val="none"/>
        </w:rPr>
        <w:t xml:space="preserve"> actividad económica</w:t>
      </w:r>
      <w:r w:rsidR="00A65E34">
        <w:rPr>
          <w:rFonts w:ascii="Times New Roman" w:eastAsia="Times New Roman" w:hAnsi="Times New Roman" w:cs="Times New Roman"/>
          <w:kern w:val="0"/>
          <w:sz w:val="16"/>
          <w:szCs w:val="16"/>
          <w:lang w:val="es-ES_tradnl" w:eastAsia="es-ES_tradnl"/>
          <w14:ligatures w14:val="none"/>
        </w:rPr>
        <w:t xml:space="preserve"> u obtención de patente comercial</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19B6FA78"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69F1A95"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069A5D9" w14:textId="581DB46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0A5B076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solo se podrá usar como </w:t>
      </w:r>
      <w:r w:rsidR="00A65E34">
        <w:rPr>
          <w:rFonts w:ascii="Times New Roman" w:eastAsia="Times New Roman" w:hAnsi="Times New Roman" w:cs="Times New Roman"/>
          <w:kern w:val="0"/>
          <w:sz w:val="16"/>
          <w:szCs w:val="16"/>
          <w:lang w:val="es-ES_tradnl" w:eastAsia="es-ES_tradnl"/>
          <w14:ligatures w14:val="none"/>
        </w:rPr>
        <w:t xml:space="preserve">BODEGA DE ALMACENAJE </w:t>
      </w:r>
      <w:r w:rsidRPr="005D1F48">
        <w:rPr>
          <w:rFonts w:ascii="Times New Roman" w:eastAsia="Times New Roman" w:hAnsi="Times New Roman" w:cs="Times New Roman"/>
          <w:kern w:val="0"/>
          <w:sz w:val="16"/>
          <w:szCs w:val="16"/>
          <w:lang w:val="es-ES_tradnl" w:eastAsia="es-ES_tradnl"/>
          <w14:ligatures w14:val="none"/>
        </w:rPr>
        <w:t xml:space="preserve">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195F01">
        <w:rPr>
          <w:rFonts w:ascii="Times New Roman" w:eastAsia="Times New Roman" w:hAnsi="Times New Roman" w:cs="Times New Roman"/>
          <w:kern w:val="0"/>
          <w:sz w:val="16"/>
          <w:szCs w:val="16"/>
          <w:lang w:val="es-ES_tradnl" w:eastAsia="es-ES_tradnl"/>
          <w14:ligatures w14:val="none"/>
        </w:rPr>
        <w:t xml:space="preserve">copia de </w:t>
      </w:r>
      <w:r w:rsidR="00E32CB5">
        <w:rPr>
          <w:rFonts w:ascii="Times New Roman" w:eastAsia="Times New Roman" w:hAnsi="Times New Roman" w:cs="Times New Roman"/>
          <w:kern w:val="0"/>
          <w:sz w:val="16"/>
          <w:szCs w:val="16"/>
          <w:lang w:val="es-ES_tradnl" w:eastAsia="es-ES_tradnl"/>
          <w14:ligatures w14:val="none"/>
        </w:rPr>
        <w:t xml:space="preserve">toda </w:t>
      </w:r>
      <w:r w:rsidR="00195F01">
        <w:rPr>
          <w:rFonts w:ascii="Times New Roman" w:eastAsia="Times New Roman" w:hAnsi="Times New Roman" w:cs="Times New Roman"/>
          <w:kern w:val="0"/>
          <w:sz w:val="16"/>
          <w:szCs w:val="16"/>
          <w:lang w:val="es-ES_tradnl" w:eastAsia="es-ES_tradnl"/>
          <w14:ligatures w14:val="none"/>
        </w:rPr>
        <w:t>documentación tributaria de los bienes almacenados</w:t>
      </w:r>
      <w:r w:rsidRPr="005D1F48">
        <w:rPr>
          <w:rFonts w:ascii="Times New Roman" w:eastAsia="Times New Roman" w:hAnsi="Times New Roman" w:cs="Times New Roman"/>
          <w:kern w:val="0"/>
          <w:sz w:val="16"/>
          <w:szCs w:val="16"/>
          <w:lang w:val="es-ES_tradnl" w:eastAsia="es-ES_tradnl"/>
          <w14:ligatures w14:val="none"/>
        </w:rPr>
        <w:t xml:space="preserve"> en </w:t>
      </w:r>
      <w:r w:rsidR="00195F01">
        <w:rPr>
          <w:rFonts w:ascii="Times New Roman" w:eastAsia="Times New Roman" w:hAnsi="Times New Roman" w:cs="Times New Roman"/>
          <w:kern w:val="0"/>
          <w:sz w:val="16"/>
          <w:szCs w:val="16"/>
          <w:lang w:val="es-ES_tradnl" w:eastAsia="es-ES_tradnl"/>
          <w14:ligatures w14:val="none"/>
        </w:rPr>
        <w:t>la bodega</w:t>
      </w:r>
      <w:r w:rsidRPr="005D1F48">
        <w:rPr>
          <w:rFonts w:ascii="Times New Roman" w:eastAsia="Times New Roman" w:hAnsi="Times New Roman" w:cs="Times New Roman"/>
          <w:kern w:val="0"/>
          <w:sz w:val="16"/>
          <w:szCs w:val="16"/>
          <w:lang w:val="es-ES_tradnl" w:eastAsia="es-ES_tradnl"/>
          <w14:ligatures w14:val="none"/>
        </w:rPr>
        <w:t xml:space="preserve">.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74D1E606"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p w14:paraId="26D74F05"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rsidR="002E1090" w:rsidRPr="00A76EEA" w14:paraId="3669517F" w14:textId="77777777" w:rsidTr="00B61AF9">
        <w:tc>
          <w:tcPr>
            <w:tcW w:w="1349" w:type="dxa"/>
          </w:tcPr>
          <w:p w14:paraId="7E588B47" w14:textId="36BE51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«SERVICIO_1»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25E42B8A" w14:textId="2EEACB6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B61AF9">
              <w:rPr>
                <w:rFonts w:ascii="Times New Roman" w:eastAsia="Times New Roman" w:hAnsi="Times New Roman" w:cs="Times New Roman"/>
                <w:i/>
                <w:iCs/>
                <w:kern w:val="0"/>
                <w:sz w:val="16"/>
                <w:szCs w:val="16"/>
                <w:lang w:val="es-ES_tradnl" w:eastAsia="es-ES_tradnl"/>
                <w14:ligatures w14:val="none"/>
              </w:rPr>
              <w:fldChar w:fldCharType="begin"/>
            </w:r>
            <w:r w:rsidR="00B61AF9">
              <w:rPr>
                <w:rFonts w:ascii="Times New Roman" w:eastAsia="Times New Roman" w:hAnsi="Times New Roman" w:cs="Times New Roman"/>
                <w:i/>
                <w:iCs/>
                <w:kern w:val="0"/>
                <w:sz w:val="16"/>
                <w:szCs w:val="16"/>
                <w:lang w:val="es-ES_tradnl" w:eastAsia="es-ES_tradnl"/>
                <w14:ligatures w14:val="none"/>
              </w:rPr>
              <w:instrText xml:space="preserve"> MERGEFIELD "PRECIO_Ss_1" </w:instrText>
            </w:r>
            <w:r w:rsidR="00B61AF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«PRECIO_Ss_1»</w:t>
            </w:r>
            <w:r w:rsidR="00B61AF9">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6713A4" w14:textId="27C0C7C4"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«CICLO_PAGO_Ss_1»</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35A8832A" w14:textId="77777777" w:rsidTr="00B61AF9">
        <w:tc>
          <w:tcPr>
            <w:tcW w:w="1349" w:type="dxa"/>
          </w:tcPr>
          <w:p w14:paraId="01684397" w14:textId="302A6F0F"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«SERVICIO_2»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17F5B227" w14:textId="4FA3F1F7"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«PRECIO_Ss_2»</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47C041C8" w14:textId="50049E18"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«CICLO_PAGO_Ss_2»</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555A1CA4" w14:textId="77777777" w:rsidTr="00B61AF9">
        <w:tc>
          <w:tcPr>
            <w:tcW w:w="1349" w:type="dxa"/>
          </w:tcPr>
          <w:p w14:paraId="1CBCBAD3" w14:textId="15083F76"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"SERVICIO_3" </w:instrTex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0F57FEF5" w14:textId="1494BCA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"PRECIO_Ss_3"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DCA95D" w14:textId="56E398CA"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"CICLO_PAGO_Ss_3" </w:instrTex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691E6A" w:rsidRPr="00A76EEA" w14:paraId="57DB1F04" w14:textId="77777777" w:rsidTr="00B61AF9">
        <w:tc>
          <w:tcPr>
            <w:tcW w:w="1349" w:type="dxa"/>
          </w:tcPr>
          <w:p w14:paraId="6D5FFFA2"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285" w:type="dxa"/>
          </w:tcPr>
          <w:p w14:paraId="16DEE7CF" w14:textId="77777777" w:rsidR="00691E6A"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537" w:type="dxa"/>
          </w:tcPr>
          <w:p w14:paraId="006FB0B7"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r>
      <w:tr w:rsidR="00691E6A" w:rsidRPr="00A76EEA" w14:paraId="030843A1" w14:textId="77777777" w:rsidTr="00B61AF9">
        <w:tc>
          <w:tcPr>
            <w:tcW w:w="1349" w:type="dxa"/>
          </w:tcPr>
          <w:p w14:paraId="0B164B29"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285" w:type="dxa"/>
          </w:tcPr>
          <w:p w14:paraId="714E1E1C" w14:textId="77777777" w:rsidR="00691E6A"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537" w:type="dxa"/>
          </w:tcPr>
          <w:p w14:paraId="5CE61D8B"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r>
    </w:tbl>
    <w:p w14:paraId="64685377"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743338F"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133A650C" w14:textId="3A4FE81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sidR="002D7892" w:rsidRPr="00DF3632">
        <w:rPr>
          <w:rFonts w:ascii="Times New Roman" w:eastAsia="Times New Roman" w:hAnsi="Times New Roman" w:cs="Times New Roman"/>
          <w:b/>
          <w:bCs/>
          <w:kern w:val="0"/>
          <w:sz w:val="16"/>
          <w:szCs w:val="16"/>
          <w:lang w:val="es-ES_tradnl" w:eastAsia="es-ES_tradnl"/>
          <w14:ligatures w14:val="none"/>
        </w:rPr>
        <w:fldChar w:fldCharType="begin"/>
      </w:r>
      <w:r w:rsidR="002D7892" w:rsidRPr="00DF3632">
        <w:rPr>
          <w:rFonts w:ascii="Times New Roman" w:eastAsia="Times New Roman" w:hAnsi="Times New Roman" w:cs="Times New Roman"/>
          <w:b/>
          <w:bCs/>
          <w:kern w:val="0"/>
          <w:sz w:val="16"/>
          <w:szCs w:val="16"/>
          <w:lang w:val="es-ES_tradnl" w:eastAsia="es-ES_tradnl"/>
          <w14:ligatures w14:val="none"/>
        </w:rPr>
        <w:instrText xml:space="preserve"> MERGEFIELD "BANCOLINK" </w:instrText>
      </w:r>
      <w:r w:rsidR="002D7892" w:rsidRPr="00DF3632">
        <w:rPr>
          <w:rFonts w:ascii="Times New Roman" w:eastAsia="Times New Roman" w:hAnsi="Times New Roman" w:cs="Times New Roman"/>
          <w:b/>
          <w:b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6"/>
          <w:szCs w:val="16"/>
          <w:lang w:val="es-ES_tradnl" w:eastAsia="es-ES_tradnl"/>
          <w14:ligatures w14:val="none"/>
        </w:rPr>
        <w:t>«BANCOLINK»</w:t>
      </w:r>
      <w:r w:rsidR="002D7892" w:rsidRPr="00DF3632">
        <w:rPr>
          <w:rFonts w:ascii="Times New Roman" w:eastAsia="Times New Roman" w:hAnsi="Times New Roman" w:cs="Times New Roman"/>
          <w:b/>
          <w:bCs/>
          <w:kern w:val="0"/>
          <w:sz w:val="16"/>
          <w:szCs w:val="16"/>
          <w:lang w:val="es-ES_tradnl" w:eastAsia="es-ES_tradnl"/>
          <w14:ligatures w14:val="none"/>
        </w:rPr>
        <w:fldChar w:fldCharType="end"/>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FF545B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24007A3C"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 faculta especialmente a EASY OFFICE y lo autoriza irrevocablemente para:</w:t>
      </w:r>
    </w:p>
    <w:p w14:paraId="0C554342" w14:textId="77777777" w:rsidR="00BA05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w:t>
      </w:r>
    </w:p>
    <w:p w14:paraId="397C2AD9" w14:textId="3E01F02D"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organismos que correspondan en función del giro o actividad de El Cliente, las variaciones o término, anticipado o no, del 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3E91977B" w:rsidR="00A642AC" w:rsidRDefault="00A642AC" w:rsidP="00A642AC">
      <w:pPr>
        <w:adjustRightInd w:val="0"/>
        <w:spacing w:after="0" w:line="240" w:lineRule="auto"/>
        <w:ind w:right="181"/>
        <w:mirrorIndents/>
        <w:rPr>
          <w:rFonts w:ascii="Times New Roman" w:eastAsia="Times New Roman" w:hAnsi="Times New Roman" w:cs="Times New Roman"/>
          <w:kern w:val="0"/>
          <w:sz w:val="16"/>
          <w:szCs w:val="16"/>
          <w:lang w:val="es-ES_tradnl" w:eastAsia="es-ES_tradnl"/>
          <w14:ligatures w14:val="none"/>
        </w:rPr>
      </w:pPr>
      <w:proofErr w:type="gramStart"/>
      <w:r w:rsidRPr="005D1F48">
        <w:rPr>
          <w:rFonts w:ascii="Times New Roman" w:eastAsia="Times New Roman" w:hAnsi="Times New Roman" w:cs="Times New Roman"/>
          <w:kern w:val="0"/>
          <w:sz w:val="16"/>
          <w:szCs w:val="16"/>
          <w:lang w:val="es-ES_tradnl" w:eastAsia="es-ES_tradnl"/>
          <w14:ligatures w14:val="none"/>
        </w:rPr>
        <w:t>I</w:t>
      </w:r>
      <w:r w:rsidR="005D1F48" w:rsidRPr="005D1F48">
        <w:rPr>
          <w:rFonts w:ascii="Times New Roman" w:eastAsia="Times New Roman" w:hAnsi="Times New Roman" w:cs="Times New Roman"/>
          <w:kern w:val="0"/>
          <w:sz w:val="16"/>
          <w:szCs w:val="16"/>
          <w:lang w:val="es-ES_tradnl" w:eastAsia="es-ES_tradnl"/>
          <w14:ligatures w14:val="none"/>
        </w:rPr>
        <w:t>ndebido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y</w:t>
      </w:r>
      <w:proofErr w:type="gramEnd"/>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no </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autorizado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del</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Domicilio Tributario, cuando </w:t>
      </w:r>
    </w:p>
    <w:p w14:paraId="24DA05B1" w14:textId="25AE2571" w:rsidR="00FF63F7"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25CCEBE4" w14:textId="6E40A242" w:rsidR="005D1F48" w:rsidRPr="005D1F48" w:rsidRDefault="00195F01"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2</w:t>
      </w:r>
      <w:r w:rsidR="005D1F48" w:rsidRPr="005D1F48">
        <w:rPr>
          <w:rFonts w:ascii="Times New Roman" w:eastAsia="Times New Roman" w:hAnsi="Times New Roman" w:cs="Times New Roman"/>
          <w:kern w:val="0"/>
          <w:sz w:val="16"/>
          <w:szCs w:val="16"/>
          <w:lang w:val="es-ES_tradnl" w:eastAsia="es-ES_tradnl"/>
          <w14:ligatures w14:val="none"/>
        </w:rPr>
        <w:t xml:space="preserve">) EASY OFFICE y EL CLIENTE establecen los siguientes medios válidos para toda comunicación y notificaciones entre las partes: </w:t>
      </w:r>
    </w:p>
    <w:p w14:paraId="3F620962" w14:textId="393322A1"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t>:</w:t>
      </w:r>
      <w:r w:rsidR="001E2BEB">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2C0616" w:rsidRPr="00A622DA">
          <w:rPr>
            <w:rStyle w:val="Hipervnculo"/>
            <w:rFonts w:ascii="Times New Roman" w:eastAsia="Times New Roman" w:hAnsi="Times New Roman" w:cs="Times New Roman"/>
            <w:b/>
            <w:color w:val="0070C0"/>
            <w:kern w:val="0"/>
            <w:sz w:val="16"/>
            <w:szCs w:val="16"/>
            <w:lang w:val="es-ES_tradnl" w:eastAsia="es-ES_tradnl"/>
            <w14:ligatures w14:val="none"/>
          </w:rPr>
          <w:t>backoffice@easyoffice.cl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18BA5EFA" w:rsidR="005D1F48" w:rsidRPr="00FB2162"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8"/>
          <w:szCs w:val="18"/>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912D4E">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FB2162">
        <w:rPr>
          <w:rFonts w:ascii="Times New Roman" w:eastAsia="Times New Roman" w:hAnsi="Times New Roman" w:cs="Times New Roman"/>
          <w:b/>
          <w:kern w:val="0"/>
          <w:sz w:val="16"/>
          <w:szCs w:val="16"/>
          <w:lang w:val="es-ES_tradnl" w:eastAsia="es-ES_tradnl"/>
          <w14:ligatures w14:val="none"/>
        </w:rPr>
        <w:t xml:space="preserve">                  </w:t>
      </w:r>
      <w:proofErr w:type="gramStart"/>
      <w:r w:rsidR="00FB2162">
        <w:rPr>
          <w:rFonts w:ascii="Times New Roman" w:eastAsia="Times New Roman" w:hAnsi="Times New Roman" w:cs="Times New Roman"/>
          <w:b/>
          <w:kern w:val="0"/>
          <w:sz w:val="16"/>
          <w:szCs w:val="16"/>
          <w:lang w:val="es-ES_tradnl" w:eastAsia="es-ES_tradnl"/>
          <w14:ligatures w14:val="none"/>
        </w:rPr>
        <w:t xml:space="preserve">  </w:t>
      </w:r>
      <w:r w:rsidR="00AD69AD">
        <w:rPr>
          <w:rFonts w:ascii="Times New Roman" w:eastAsia="Times New Roman" w:hAnsi="Times New Roman" w:cs="Times New Roman"/>
          <w:b/>
          <w:kern w:val="0"/>
          <w:sz w:val="16"/>
          <w:szCs w:val="16"/>
          <w:lang w:val="es-ES_tradnl" w:eastAsia="es-ES_tradnl"/>
          <w14:ligatures w14:val="none"/>
        </w:rPr>
        <w:t>:</w:t>
      </w:r>
      <w:proofErr w:type="gramEnd"/>
      <w:r w:rsidR="00912D4E">
        <w:rPr>
          <w:rFonts w:ascii="Times New Roman" w:eastAsia="Times New Roman" w:hAnsi="Times New Roman" w:cs="Times New Roman"/>
          <w:b/>
          <w:kern w:val="0"/>
          <w:sz w:val="16"/>
          <w:szCs w:val="16"/>
          <w:lang w:val="es-ES_tradnl" w:eastAsia="es-ES_tradnl"/>
          <w14:ligatures w14:val="none"/>
        </w:rPr>
        <w:t xml:space="preserve"> </w: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begin"/>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instrText xml:space="preserve"> MERGEFIELD MAIL </w:instrTex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separate"/>
      </w:r>
      <w:r w:rsidR="00031A67" w:rsidRPr="00991024">
        <w:rPr>
          <w:rFonts w:ascii="Times New Roman" w:eastAsia="Times New Roman" w:hAnsi="Times New Roman" w:cs="Times New Roman"/>
          <w:b/>
          <w:noProof/>
          <w:color w:val="0070C0"/>
          <w:kern w:val="0"/>
          <w:sz w:val="18"/>
          <w:szCs w:val="18"/>
          <w:u w:val="single"/>
          <w:lang w:val="es-ES_tradnl" w:eastAsia="es-ES_tradnl"/>
          <w14:ligatures w14:val="none"/>
        </w:rPr>
        <w:t>«MAIL»</w: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end"/>
      </w:r>
    </w:p>
    <w:p w14:paraId="28D3F1E4" w14:textId="474A0A4D"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sidR="00CE0C9F">
        <w:rPr>
          <w:rFonts w:ascii="Times New Roman" w:eastAsia="Times New Roman" w:hAnsi="Times New Roman" w:cs="Times New Roman"/>
          <w:b/>
          <w:kern w:val="0"/>
          <w:sz w:val="16"/>
          <w:szCs w:val="16"/>
          <w:lang w:val="es-ES_tradnl" w:eastAsia="es-ES_tradnl"/>
          <w14:ligatures w14:val="none"/>
        </w:rPr>
        <w:fldChar w:fldCharType="begin"/>
      </w:r>
      <w:r w:rsidR="00CE0C9F">
        <w:rPr>
          <w:rFonts w:ascii="Times New Roman" w:eastAsia="Times New Roman" w:hAnsi="Times New Roman" w:cs="Times New Roman"/>
          <w:b/>
          <w:kern w:val="0"/>
          <w:sz w:val="16"/>
          <w:szCs w:val="16"/>
          <w:lang w:val="es-ES_tradnl" w:eastAsia="es-ES_tradnl"/>
          <w14:ligatures w14:val="none"/>
        </w:rPr>
        <w:instrText xml:space="preserve"> MERGEFIELD "CELULAR_8_DIGITOS" </w:instrText>
      </w:r>
      <w:r w:rsidR="00CE0C9F">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«CELULAR_8_DIGITOS»</w:t>
      </w:r>
      <w:r w:rsidR="00CE0C9F">
        <w:rPr>
          <w:rFonts w:ascii="Times New Roman" w:eastAsia="Times New Roman" w:hAnsi="Times New Roman" w:cs="Times New Roman"/>
          <w:b/>
          <w:kern w:val="0"/>
          <w:sz w:val="16"/>
          <w:szCs w:val="16"/>
          <w:lang w:val="es-ES_tradnl" w:eastAsia="es-ES_tradnl"/>
          <w14:ligatures w14:val="none"/>
        </w:rPr>
        <w:fldChar w:fldCharType="end"/>
      </w:r>
    </w:p>
    <w:p w14:paraId="4B75E6D0" w14:textId="7DB2A69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25BA384E"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3F4AB95D"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sidR="00B61AF9" w:rsidRPr="00B61AF9">
        <w:rPr>
          <w:rFonts w:ascii="Times New Roman" w:eastAsia="Times New Roman" w:hAnsi="Times New Roman" w:cs="Times New Roman"/>
          <w:b/>
          <w:bCs/>
          <w:kern w:val="0"/>
          <w:sz w:val="16"/>
          <w:szCs w:val="16"/>
          <w:lang w:val="es-ES_tradnl" w:eastAsia="es-ES_tradnl"/>
          <w14:ligatures w14:val="none"/>
        </w:rPr>
        <w:fldChar w:fldCharType="begin"/>
      </w:r>
      <w:r w:rsidR="00B61AF9" w:rsidRPr="00B61AF9">
        <w:rPr>
          <w:rFonts w:ascii="Times New Roman" w:eastAsia="Times New Roman" w:hAnsi="Times New Roman" w:cs="Times New Roman"/>
          <w:b/>
          <w:bCs/>
          <w:kern w:val="0"/>
          <w:sz w:val="16"/>
          <w:szCs w:val="16"/>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6"/>
          <w:szCs w:val="16"/>
          <w:lang w:val="es-ES_tradnl" w:eastAsia="es-ES_tradnl"/>
          <w14:ligatures w14:val="none"/>
        </w:rPr>
        <w:t>«FECHA_DE_INICIO»</w:t>
      </w:r>
      <w:r w:rsidR="00B61AF9" w:rsidRPr="00B61AF9">
        <w:rPr>
          <w:rFonts w:ascii="Times New Roman" w:eastAsia="Times New Roman" w:hAnsi="Times New Roman" w:cs="Times New Roman"/>
          <w:b/>
          <w:bCs/>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ins w:id="7" w:author="Usuario" w:date="2025-04-01T11:32:00Z">
        <w:r w:rsidR="009B0599">
          <w:rPr>
            <w:rFonts w:ascii="Times New Roman" w:eastAsia="Times New Roman" w:hAnsi="Times New Roman" w:cs="Times New Roman"/>
            <w:kern w:val="0"/>
            <w:sz w:val="16"/>
            <w:szCs w:val="16"/>
            <w:lang w:val="es-ES_tradnl" w:eastAsia="es-ES_tradnl"/>
            <w14:ligatures w14:val="none"/>
          </w:rPr>
          <w:t>,</w:t>
        </w:r>
      </w:ins>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del w:id="8"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w:t>
      </w:r>
    </w:p>
    <w:p w14:paraId="47D2945A"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5BE83A71"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del w:id="9"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w:t>
      </w:r>
      <w:r w:rsidR="00195F01">
        <w:rPr>
          <w:rFonts w:ascii="Times New Roman" w:eastAsia="Times New Roman" w:hAnsi="Times New Roman" w:cs="Times New Roman"/>
          <w:kern w:val="0"/>
          <w:sz w:val="16"/>
          <w:szCs w:val="16"/>
          <w:lang w:val="es-ES_tradnl" w:eastAsia="es-ES_tradnl"/>
          <w14:ligatures w14:val="none"/>
        </w:rPr>
        <w:t xml:space="preserve">inundación, </w:t>
      </w:r>
      <w:r w:rsidRPr="005D1F48">
        <w:rPr>
          <w:rFonts w:ascii="Times New Roman" w:eastAsia="Times New Roman" w:hAnsi="Times New Roman" w:cs="Times New Roman"/>
          <w:kern w:val="0"/>
          <w:sz w:val="16"/>
          <w:szCs w:val="16"/>
          <w:lang w:val="es-ES_tradnl" w:eastAsia="es-ES_tradnl"/>
          <w14:ligatures w14:val="none"/>
        </w:rPr>
        <w:t xml:space="preserve">tsunami, incumplimiento de cualquier miembro del equipo o proveedor en realizar sus obligaciones o por cualquier evento fortuito, sin que la enumeración sea limitativa si no meramente enunciativa. </w:t>
      </w:r>
    </w:p>
    <w:p w14:paraId="062E6F9C"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12269737"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don «EO_REPRESENTANTE»</w:t>
      </w:r>
      <w:r w:rsidR="009B0599">
        <w:rPr>
          <w:rFonts w:ascii="Times New Roman" w:eastAsia="Times New Roman" w:hAnsi="Times New Roman" w:cs="Times New Roman"/>
          <w:kern w:val="0"/>
          <w:sz w:val="16"/>
          <w:szCs w:val="16"/>
          <w:lang w:val="es-ES_tradnl" w:eastAsia="es-ES_tradnl"/>
          <w14:ligatures w14:val="none"/>
        </w:rPr>
        <w:t xml:space="preserve"/>
      </w:r>
      <w:r w:rsidRPr="005D1F48">
        <w:rPr>
          <w:rFonts w:ascii="Times New Roman" w:eastAsia="Times New Roman" w:hAnsi="Times New Roman" w:cs="Times New Roman"/>
          <w:kern w:val="0"/>
          <w:sz w:val="16"/>
          <w:szCs w:val="16"/>
          <w:lang w:val="es-ES_tradnl" w:eastAsia="es-ES_tradnl"/>
          <w14:ligatures w14:val="none"/>
        </w:rPr>
        <w:t xml:space="preserve">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del w:id="10" w:author="Usuario" w:date="2025-04-01T11:33:00Z">
        <w:r w:rsidR="00912E25" w:rsidRPr="005D1F48" w:rsidDel="009B0599">
          <w:rPr>
            <w:rFonts w:ascii="Times New Roman" w:eastAsia="Times New Roman" w:hAnsi="Times New Roman" w:cs="Times New Roman"/>
            <w:kern w:val="0"/>
            <w:sz w:val="16"/>
            <w:szCs w:val="16"/>
            <w:lang w:val="es-ES_tradnl" w:eastAsia="es-ES_tradnl"/>
            <w14:ligatures w14:val="none"/>
          </w:rPr>
          <w:delText>.</w:delText>
        </w:r>
      </w:del>
      <w:r w:rsidR="00912E25" w:rsidRPr="005D1F48">
        <w:rPr>
          <w:rFonts w:ascii="Times New Roman" w:eastAsia="Times New Roman" w:hAnsi="Times New Roman" w:cs="Times New Roman"/>
          <w:kern w:val="0"/>
          <w:sz w:val="16"/>
          <w:szCs w:val="16"/>
          <w:lang w:val="es-ES_tradnl" w:eastAsia="es-ES_tradnl"/>
          <w14:ligatures w14:val="none"/>
        </w:rPr>
        <w:t>º</w:t>
      </w:r>
      <w:del w:id="11" w:author="Usuario" w:date="2025-04-01T11:33:00Z">
        <w:r w:rsidRPr="005D1F48" w:rsidDel="009B0599">
          <w:rPr>
            <w:rFonts w:ascii="Times New Roman" w:eastAsia="Times New Roman" w:hAnsi="Times New Roman" w:cs="Times New Roman"/>
            <w:kern w:val="0"/>
            <w:sz w:val="16"/>
            <w:szCs w:val="16"/>
            <w:lang w:val="es-ES_tradnl" w:eastAsia="es-ES_tradnl"/>
            <w14:ligatures w14:val="none"/>
          </w:rPr>
          <w:delText xml:space="preserve"> </w:delText>
        </w:r>
      </w:del>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«REPRESENTANTE_LEGAL»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RAZON_SOCIAL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«RAZON_SOCIAL»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constan en escritura pública/estatuto actualizado de fecha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FECHA_ESCRITURAESTATUTO_ACTUALIZADO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«FECHA_ESCRITURAESTATUTO_ACTUALIZADO»</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begin"/>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instrText xml:space="preserve"> MERGEFIELD "SITIONOTARÍA" </w:instrTex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separate"/>
      </w:r>
      <w:r w:rsidR="00031A67" w:rsidRPr="00991024">
        <w:rPr>
          <w:rFonts w:ascii="Times New Roman" w:eastAsia="Times New Roman" w:hAnsi="Times New Roman" w:cs="Times New Roman"/>
          <w:b/>
          <w:bCs/>
          <w:noProof/>
          <w:color w:val="0070C0"/>
          <w:kern w:val="0"/>
          <w:sz w:val="16"/>
          <w:szCs w:val="16"/>
          <w:u w:val="single"/>
          <w:lang w:val="es-ES_tradnl" w:eastAsia="es-ES_tradnl"/>
          <w14:ligatures w14:val="none"/>
        </w:rPr>
        <w:t>«SITIONOTARÍA»</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end"/>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 xml:space="preserve">El presente contrato es </w:t>
      </w:r>
      <w:r w:rsidR="00691E6A">
        <w:rPr>
          <w:rFonts w:ascii="Times New Roman" w:eastAsia="Times New Roman" w:hAnsi="Times New Roman" w:cs="Times New Roman"/>
          <w:kern w:val="0"/>
          <w:sz w:val="17"/>
          <w:szCs w:val="17"/>
          <w:lang w:val="es-ES_tradnl" w:eastAsia="es-ES_tradnl"/>
          <w14:ligatures w14:val="none"/>
        </w:rPr>
        <w:t>autentificado con</w:t>
      </w:r>
      <w:r w:rsidRPr="005D1F48">
        <w:rPr>
          <w:rFonts w:ascii="Times New Roman" w:eastAsia="Times New Roman" w:hAnsi="Times New Roman" w:cs="Times New Roman"/>
          <w:kern w:val="0"/>
          <w:sz w:val="17"/>
          <w:szCs w:val="17"/>
          <w:lang w:val="es-ES_tradnl" w:eastAsia="es-ES_tradnl"/>
          <w14:ligatures w14:val="none"/>
        </w:rPr>
        <w:t xml:space="preserv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691E6A">
        <w:rPr>
          <w:rFonts w:ascii="Times New Roman" w:eastAsia="Times New Roman" w:hAnsi="Times New Roman" w:cs="Times New Roman"/>
          <w:kern w:val="0"/>
          <w:sz w:val="17"/>
          <w:szCs w:val="17"/>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electrónica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7DA4A341"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sidRPr="005D1F48">
        <w:rPr>
          <w:rFonts w:ascii="Times New Roman" w:eastAsia="Times New Roman" w:hAnsi="Times New Roman" w:cs="Times New Roman"/>
          <w:b/>
          <w:bCs/>
          <w:spacing w:val="1"/>
          <w:kern w:val="0"/>
          <w:lang w:val="es-ES_tradnl" w:eastAsia="es-ES_tradnl"/>
          <w14:ligatures w14:val="none"/>
        </w:rPr>
        <w:fldChar w:fldCharType="begin"/>
      </w:r>
      <w:r w:rsidRPr="005D1F48">
        <w:rPr>
          <w:rFonts w:ascii="Times New Roman" w:eastAsia="Times New Roman" w:hAnsi="Times New Roman" w:cs="Times New Roman"/>
          <w:b/>
          <w:bCs/>
          <w:spacing w:val="1"/>
          <w:kern w:val="0"/>
          <w:lang w:val="es-ES_tradnl" w:eastAsia="es-ES_tradnl"/>
          <w14:ligatures w14:val="none"/>
        </w:rPr>
        <w:instrText xml:space="preserve"> MERGEFIELD FOLIO </w:instrText>
      </w:r>
      <w:r w:rsidRPr="005D1F48">
        <w:rPr>
          <w:rFonts w:ascii="Times New Roman" w:eastAsia="Times New Roman" w:hAnsi="Times New Roman" w:cs="Times New Roman"/>
          <w:b/>
          <w:bCs/>
          <w:spacing w:val="1"/>
          <w:kern w:val="0"/>
          <w:lang w:val="es-ES_tradnl" w:eastAsia="es-ES_tradnl"/>
          <w14:ligatures w14:val="none"/>
        </w:rPr>
        <w:fldChar w:fldCharType="separate"/>
      </w:r>
      <w:r w:rsidR="00031A67" w:rsidRPr="00991024">
        <w:rPr>
          <w:rFonts w:ascii="Times New Roman" w:eastAsia="Times New Roman" w:hAnsi="Times New Roman" w:cs="Times New Roman"/>
          <w:b/>
          <w:bCs/>
          <w:noProof/>
          <w:spacing w:val="1"/>
          <w:kern w:val="0"/>
          <w:lang w:val="es-ES_tradnl" w:eastAsia="es-ES_tradnl"/>
          <w14:ligatures w14:val="none"/>
        </w:rPr>
        <w:t>«FOLIO»</w:t>
      </w:r>
      <w:r w:rsidRPr="005D1F48">
        <w:rPr>
          <w:rFonts w:ascii="Times New Roman" w:eastAsia="Times New Roman" w:hAnsi="Times New Roman" w:cs="Times New Roman"/>
          <w:b/>
          <w:bCs/>
          <w:spacing w:val="1"/>
          <w:kern w:val="0"/>
          <w:lang w:val="es-ES_tradnl" w:eastAsia="es-ES_tradnl"/>
          <w14:ligatures w14:val="none"/>
        </w:rPr>
        <w:fldChar w:fldCharType="end"/>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rsidR="00305829" w14:paraId="73A84E06" w14:textId="77777777" w:rsidTr="00554C78">
        <w:trPr>
          <w:trHeight w:val="712"/>
        </w:trPr>
        <w:tc>
          <w:tcPr>
            <w:tcW w:w="2689" w:type="dxa"/>
          </w:tcPr>
          <w:p w14:paraId="67DA4779" w14:textId="6E137CD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«SERVICIO_1»</w:t>
            </w:r>
            <w:r>
              <w:rPr>
                <w:rFonts w:ascii="Times New Roman" w:eastAsia="Times New Roman" w:hAnsi="Times New Roman" w:cs="Times New Roman"/>
                <w:i/>
                <w:iCs/>
                <w:spacing w:val="1"/>
                <w:kern w:val="0"/>
                <w:sz w:val="16"/>
                <w:szCs w:val="16"/>
                <w:lang w:val="es-ES_tradnl" w:eastAsia="es-ES_tradnl"/>
                <w14:ligatures w14:val="none"/>
              </w:rPr>
              <w:fldChar w:fldCharType="end"/>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3925B320"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«DESCRIPCIÓN_Ss_1»</w:t>
            </w:r>
            <w:r>
              <w:rPr>
                <w:rFonts w:ascii="Times New Roman" w:eastAsia="Times New Roman" w:hAnsi="Times New Roman" w:cs="Times New Roman"/>
                <w:i/>
                <w:iCs/>
                <w:spacing w:val="1"/>
                <w:kern w:val="0"/>
                <w:sz w:val="16"/>
                <w:szCs w:val="16"/>
                <w:lang w:val="es-ES_tradnl" w:eastAsia="es-ES_tradnl"/>
                <w14:ligatures w14:val="none"/>
              </w:rPr>
              <w:fldChar w:fldCharType="end"/>
            </w:r>
            <w:r w:rsidR="00B27832">
              <w:rPr>
                <w:rFonts w:ascii="Times New Roman" w:eastAsia="Times New Roman" w:hAnsi="Times New Roman" w:cs="Times New Roman"/>
                <w:i/>
                <w:iCs/>
                <w:spacing w:val="1"/>
                <w:kern w:val="0"/>
                <w:sz w:val="16"/>
                <w:szCs w:val="16"/>
                <w:lang w:val="es-ES_tradnl" w:eastAsia="es-ES_tradnl"/>
                <w14:ligatures w14:val="none"/>
              </w:rPr>
              <w:t>.</w:t>
            </w:r>
          </w:p>
        </w:tc>
      </w:tr>
      <w:tr w:rsidR="00305829" w14:paraId="1B8196FD" w14:textId="77777777" w:rsidTr="00554C78">
        <w:trPr>
          <w:trHeight w:val="735"/>
        </w:trPr>
        <w:tc>
          <w:tcPr>
            <w:tcW w:w="2689" w:type="dxa"/>
          </w:tcPr>
          <w:p w14:paraId="1AC63292" w14:textId="34EC281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«SERVICIO_2»</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408EBE37" w14:textId="28FC3FB1"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"DESCRIPCIÓN_Ss_2" </w:instrText>
            </w:r>
            <w:r w:rsidR="00914599">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«DESCRIPCIÓN_Ss_2»</w:t>
            </w:r>
            <w:r>
              <w:rPr>
                <w:rFonts w:ascii="Times New Roman" w:eastAsia="Times New Roman" w:hAnsi="Times New Roman" w:cs="Times New Roman"/>
                <w:i/>
                <w:iCs/>
                <w:spacing w:val="1"/>
                <w:kern w:val="0"/>
                <w:sz w:val="16"/>
                <w:szCs w:val="16"/>
                <w:lang w:val="es-ES_tradnl" w:eastAsia="es-ES_tradnl"/>
                <w14:ligatures w14:val="none"/>
              </w:rPr>
              <w:fldChar w:fldCharType="end"/>
            </w:r>
            <w:r>
              <w:rPr>
                <w:rFonts w:ascii="Times New Roman" w:eastAsia="Times New Roman" w:hAnsi="Times New Roman" w:cs="Times New Roman"/>
                <w:i/>
                <w:iCs/>
                <w:spacing w:val="1"/>
                <w:kern w:val="0"/>
                <w:sz w:val="16"/>
                <w:szCs w:val="16"/>
                <w:lang w:val="es-ES_tradnl" w:eastAsia="es-ES_tradnl"/>
                <w14:ligatures w14:val="none"/>
              </w:rPr>
              <w:t xml:space="preserve"> </w:t>
            </w:r>
          </w:p>
        </w:tc>
      </w:tr>
      <w:tr w:rsidR="00305829" w14:paraId="74C3BA46" w14:textId="77777777" w:rsidTr="00554C78">
        <w:trPr>
          <w:trHeight w:val="675"/>
        </w:trPr>
        <w:tc>
          <w:tcPr>
            <w:tcW w:w="2689" w:type="dxa"/>
          </w:tcPr>
          <w:p w14:paraId="679602BA" w14:textId="07B8A9C9"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"SERVICIO_3" </w:instrTex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00F390C9" w14:textId="5378D3D4"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"DESCRIPCIÓN_Ss_3" </w:instrTex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0CDA7101"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w:t>
            </w:r>
            <w:r w:rsidR="00754C3F">
              <w:rPr>
                <w:rFonts w:ascii="Times New Roman" w:eastAsia="Times New Roman" w:hAnsi="Times New Roman" w:cs="Times New Roman"/>
                <w:spacing w:val="-1"/>
                <w:kern w:val="0"/>
                <w:lang w:val="es-ES_tradnl" w:eastAsia="es-ES_tradnl"/>
                <w14:ligatures w14:val="none"/>
              </w:rPr>
              <w:t>9</w:t>
            </w:r>
            <w:r>
              <w:rPr>
                <w:rFonts w:ascii="Times New Roman" w:eastAsia="Times New Roman" w:hAnsi="Times New Roman" w:cs="Times New Roman"/>
                <w:spacing w:val="-1"/>
                <w:kern w:val="0"/>
                <w:lang w:val="es-ES_tradnl" w:eastAsia="es-ES_tradnl"/>
                <w14:ligatures w14:val="none"/>
              </w:rPr>
              <w:t>.900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F4D43F2" w14:textId="77777777" w:rsidR="00390C2D" w:rsidRDefault="00390C2D"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77777777" w:rsidR="00275EC9" w:rsidRPr="005D1F48"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bookmarkStart w:id="14" w:name="_Hlk241241611"/>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510B73E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COMUNA_SUCURSAL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«COMUNA_SUCURSAL»</w:t>
      </w:r>
      <w:r w:rsidRPr="00DF3632">
        <w:rPr>
          <w:rFonts w:ascii="Times New Roman" w:eastAsia="Times New Roman" w:hAnsi="Times New Roman" w:cs="Times New Roman"/>
          <w:b/>
          <w:kern w:val="0"/>
          <w:lang w:val="es-ES_tradnl" w:eastAsia="es-ES_tradnl"/>
          <w14:ligatures w14:val="none"/>
        </w:rPr>
        <w:fldChar w:fldCharType="end"/>
      </w:r>
      <w:r w:rsidR="00FB4E6F">
        <w:rPr>
          <w:rFonts w:ascii="Times New Roman" w:eastAsia="Times New Roman" w:hAnsi="Times New Roman" w:cs="Times New Roman"/>
          <w:kern w:val="0"/>
          <w:lang w:val="es-ES_tradnl" w:eastAsia="es-ES_tradnl"/>
          <w14:ligatures w14:val="none"/>
        </w:rPr>
        <w:t xml:space="preserve">, A </w:t>
      </w:r>
      <w:r w:rsidR="00914599">
        <w:rPr>
          <w:rFonts w:ascii="Times New Roman" w:eastAsia="Times New Roman" w:hAnsi="Times New Roman" w:cs="Times New Roman"/>
          <w:kern w:val="0"/>
          <w:lang w:val="es-ES_tradnl" w:eastAsia="es-ES_tradnl"/>
          <w14:ligatures w14:val="none"/>
        </w:rPr>
        <w:fldChar w:fldCharType="begin"/>
      </w:r>
      <w:r w:rsidR="00914599">
        <w:rPr>
          <w:rFonts w:ascii="Times New Roman" w:eastAsia="Times New Roman" w:hAnsi="Times New Roman" w:cs="Times New Roman"/>
          <w:kern w:val="0"/>
          <w:lang w:val="es-ES_tradnl" w:eastAsia="es-ES_tradnl"/>
          <w14:ligatures w14:val="none"/>
        </w:rPr>
        <w:instrText xml:space="preserve"> MERGEFIELD FECHA_DE_INICIO </w:instrText>
      </w:r>
      <w:r w:rsidR="00914599">
        <w:rPr>
          <w:rFonts w:ascii="Times New Roman" w:eastAsia="Times New Roman" w:hAnsi="Times New Roman" w:cs="Times New Roman"/>
          <w:kern w:val="0"/>
          <w:lang w:val="es-ES_tradnl" w:eastAsia="es-ES_tradnl"/>
          <w14:ligatures w14:val="none"/>
        </w:rPr>
        <w:fldChar w:fldCharType="separate"/>
      </w:r>
      <w:r w:rsidR="00031A67" w:rsidRPr="00991024">
        <w:rPr>
          <w:rFonts w:ascii="Times New Roman" w:eastAsia="Times New Roman" w:hAnsi="Times New Roman" w:cs="Times New Roman"/>
          <w:noProof/>
          <w:kern w:val="0"/>
          <w:lang w:val="es-ES_tradnl" w:eastAsia="es-ES_tradnl"/>
          <w14:ligatures w14:val="none"/>
        </w:rPr>
        <w:t>«FECHA_DE_INICIO»</w:t>
      </w:r>
      <w:r w:rsidR="00914599">
        <w:rPr>
          <w:rFonts w:ascii="Times New Roman" w:eastAsia="Times New Roman" w:hAnsi="Times New Roman" w:cs="Times New Roman"/>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«AUTORIZANTE_NOMBRE», ROL ÚNICO TRIBUTARIO NÚMERO «AUTORIZANTE_RUT», «AUTORIZANTE_NACIONALIDAD», «AUTORIZANTE_ESTADO_CIVIL», «AUTORIZANTE_PROFESION»</w:t>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001C4F26">
        <w:rPr>
          <w:rFonts w:ascii="Times New Roman" w:eastAsia="Times New Roman" w:hAnsi="Times New Roman" w:cs="Times New Roman"/>
          <w:kern w:val="0"/>
          <w:lang w:val="es-ES_tradnl" w:eastAsia="es-ES_tradnl"/>
          <w14:ligatures w14:val="none"/>
        </w:rPr>
        <w:t xml:space="preserve"/>
      </w:r>
      <w:r w:rsidRPr="00D14ED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w:r>
      <w:r w:rsidR="005F5CC9" w:rsidRPr="00DF3632">
        <w:rPr>
          <w:rFonts w:ascii="Times New Roman" w:eastAsia="Times New Roman" w:hAnsi="Times New Roman" w:cs="Times New Roman"/>
          <w:kern w:val="0"/>
          <w:lang w:val="es-ES_tradnl" w:eastAsia="es-ES_tradnl"/>
          <w14:ligatures w14:val="none"/>
        </w:rPr>
        <w:t xml:space="preserve"/>
      </w:r>
      <w:r w:rsidRPr="00DF3632">
        <w:rPr>
          <w:rFonts w:ascii="Times New Roman" w:eastAsia="Times New Roman" w:hAnsi="Times New Roman" w:cs="Times New Roman"/>
          <w:kern w:val="0"/>
          <w:lang w:val="es-ES_tradnl" w:eastAsia="es-ES_tradnl"/>
          <w14:ligatures w14:val="none"/>
        </w:rPr>
        <w:t xml:space="preserve">,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RIZAR POR DOCE  (12</w:t>
      </w:r>
      <w:r w:rsidRPr="00DF3632">
        <w:rPr>
          <w:rFonts w:ascii="Times New Roman" w:eastAsia="Times New Roman" w:hAnsi="Times New Roman" w:cs="Times New Roman"/>
          <w:kern w:val="0"/>
          <w:lang w:val="es-ES_tradnl" w:eastAsia="es-ES_tradnl"/>
          <w14:ligatures w14:val="none"/>
        </w:rPr>
        <w:t>)</w:t>
      </w:r>
      <w:r w:rsidR="00F14147" w:rsidRPr="00DF3632">
        <w:rPr>
          <w:rFonts w:ascii="Times New Roman" w:eastAsia="Times New Roman" w:hAnsi="Times New Roman" w:cs="Times New Roman"/>
          <w:kern w:val="0"/>
          <w:lang w:val="es-ES_tradnl" w:eastAsia="es-ES_tradnl"/>
          <w14:ligatures w14:val="none"/>
        </w:rPr>
        <w:t xml:space="preserve"> MESES</w:t>
      </w:r>
      <w:r w:rsidRPr="00DF3632">
        <w:rPr>
          <w:rFonts w:ascii="Times New Roman" w:eastAsia="Times New Roman" w:hAnsi="Times New Roman" w:cs="Times New Roman"/>
          <w:kern w:val="0"/>
          <w:lang w:val="es-ES_tradnl" w:eastAsia="es-ES_tradnl"/>
          <w14:ligatures w14:val="none"/>
        </w:rPr>
        <w:t xml:space="preserve"> A LA 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w:t>
      </w:r>
      <w:r w:rsidR="005827A3">
        <w:rPr>
          <w:rFonts w:ascii="Times New Roman" w:eastAsia="Times New Roman" w:hAnsi="Times New Roman" w:cs="Times New Roman"/>
          <w:kern w:val="0"/>
          <w:lang w:val="es-ES_tradnl" w:eastAsia="es-ES_tradnl"/>
          <w14:ligatures w14:val="none"/>
        </w:rPr>
        <w:t>EL USO D</w:t>
      </w:r>
      <w:r w:rsidRPr="00DF3632">
        <w:rPr>
          <w:rFonts w:ascii="Times New Roman" w:eastAsia="Times New Roman" w:hAnsi="Times New Roman" w:cs="Times New Roman"/>
          <w:kern w:val="0"/>
          <w:lang w:val="es-ES_tradnl" w:eastAsia="es-ES_tradnl"/>
          <w14:ligatures w14:val="none"/>
        </w:rPr>
        <w:t xml:space="preserve">E LA </w:t>
      </w:r>
      <w:r w:rsidR="005827A3">
        <w:rPr>
          <w:rFonts w:ascii="Times New Roman" w:eastAsia="Times New Roman" w:hAnsi="Times New Roman" w:cs="Times New Roman"/>
          <w:kern w:val="0"/>
          <w:lang w:val="es-ES_tradnl" w:eastAsia="es-ES_tradnl"/>
          <w14:ligatures w14:val="none"/>
        </w:rPr>
        <w:t>BODEGA</w:t>
      </w:r>
      <w:r w:rsidRPr="00DF3632">
        <w:rPr>
          <w:rFonts w:ascii="Times New Roman" w:eastAsia="Times New Roman" w:hAnsi="Times New Roman" w:cs="Times New Roman"/>
          <w:kern w:val="0"/>
          <w:lang w:val="es-ES_tradnl" w:eastAsia="es-ES_tradnl"/>
          <w14:ligatures w14:val="none"/>
        </w:rPr>
        <w:t xml:space="preserve"> </w:t>
      </w:r>
      <w:r w:rsidR="00127A35" w:rsidRPr="00DF3632">
        <w:rPr>
          <w:rFonts w:ascii="Times New Roman" w:eastAsia="Times New Roman" w:hAnsi="Times New Roman" w:cs="Times New Roman"/>
          <w:kern w:val="0"/>
          <w:lang w:val="es-ES_tradnl" w:eastAsia="es-ES_tradnl"/>
          <w14:ligatures w14:val="none"/>
        </w:rPr>
        <w:t>UBICADA EN</w:t>
      </w:r>
      <w:r w:rsidR="00BE7247">
        <w:rPr>
          <w:rFonts w:ascii="Times New Roman" w:eastAsia="Times New Roman" w:hAnsi="Times New Roman" w:cs="Times New Roman"/>
          <w:b/>
          <w:bCs/>
          <w:kern w:val="0"/>
          <w:lang w:val="es-ES_tradnl" w:eastAsia="es-ES_tradnl"/>
          <w14:ligatures w14:val="none"/>
        </w:rPr>
        <w:t xml:space="preserve"> AVENIDA MACUL # 4747 BD 21</w:t>
      </w:r>
      <w:r w:rsidR="00683CE2">
        <w:rPr>
          <w:rFonts w:ascii="Times New Roman" w:eastAsia="Times New Roman" w:hAnsi="Times New Roman" w:cs="Times New Roman"/>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w:t>
      </w:r>
      <w:r w:rsidR="00FF63F7">
        <w:rPr>
          <w:rFonts w:ascii="Times New Roman" w:eastAsia="Times New Roman" w:hAnsi="Times New Roman" w:cs="Times New Roman"/>
          <w:kern w:val="0"/>
          <w:lang w:val="es-ES_tradnl" w:eastAsia="es-ES_tradnl"/>
          <w14:ligatures w14:val="none"/>
        </w:rPr>
        <w:t xml:space="preserve"> </w:t>
      </w:r>
      <w:r w:rsidR="00BE7247" w:rsidRPr="00BE7247">
        <w:rPr>
          <w:rFonts w:ascii="Times New Roman" w:eastAsia="Times New Roman" w:hAnsi="Times New Roman" w:cs="Times New Roman"/>
          <w:b/>
          <w:bCs/>
          <w:kern w:val="0"/>
          <w:lang w:val="es-ES_tradnl" w:eastAsia="es-ES_tradnl"/>
          <w14:ligatures w14:val="none"/>
        </w:rPr>
        <w:t>MACUL</w:t>
      </w:r>
      <w:r w:rsidR="00D7398E">
        <w:rPr>
          <w:rFonts w:ascii="Times New Roman" w:eastAsia="Times New Roman" w:hAnsi="Times New Roman" w:cs="Times New Roman"/>
          <w:b/>
          <w:bCs/>
          <w:caps/>
          <w:kern w:val="0"/>
          <w:lang w:val="es-ES_tradnl" w:eastAsia="es-ES_tradnl"/>
          <w14:ligatures w14:val="none"/>
        </w:rPr>
        <w:t>,</w:t>
      </w:r>
      <w:r w:rsidR="00EE14FB">
        <w:rPr>
          <w:rFonts w:ascii="Times New Roman" w:eastAsia="Times New Roman" w:hAnsi="Times New Roman" w:cs="Times New Roman"/>
          <w:b/>
          <w:bCs/>
          <w:caps/>
          <w:kern w:val="0"/>
          <w:lang w:val="es-ES_tradnl" w:eastAsia="es-ES_tradnl"/>
          <w14:ligatures w14:val="none"/>
        </w:rPr>
        <w:t xml:space="preserve"> </w:t>
      </w:r>
      <w:r w:rsidR="001C4F26" w:rsidRPr="001C4F26">
        <w:rPr>
          <w:rFonts w:ascii="Times New Roman" w:eastAsia="Times New Roman" w:hAnsi="Times New Roman" w:cs="Times New Roman"/>
          <w:caps/>
          <w:kern w:val="0"/>
          <w:lang w:val="es-ES_tradnl" w:eastAsia="es-ES_tradnl"/>
          <w14:ligatures w14:val="none"/>
        </w:rPr>
        <w:t>REGIÓN</w:t>
      </w:r>
      <w:r w:rsidR="001C4F26">
        <w:rPr>
          <w:rFonts w:ascii="Times New Roman" w:eastAsia="Times New Roman" w:hAnsi="Times New Roman" w:cs="Times New Roman"/>
          <w:b/>
          <w:bCs/>
          <w:caps/>
          <w:kern w:val="0"/>
          <w:lang w:val="es-ES_tradnl" w:eastAsia="es-ES_tradnl"/>
          <w14:ligatures w14:val="none"/>
        </w:rPr>
        <w:t xml:space="preserve"> </w:t>
      </w:r>
      <w:r w:rsidR="007451DC">
        <w:rPr>
          <w:rFonts w:ascii="Times New Roman" w:eastAsia="Times New Roman" w:hAnsi="Times New Roman" w:cs="Times New Roman"/>
          <w:b/>
          <w:kern w:val="0"/>
          <w:lang w:val="es-ES_tradnl" w:eastAsia="es-ES_tradnl"/>
          <w14:ligatures w14:val="none"/>
        </w:rPr>
        <w:fldChar w:fldCharType="begin"/>
      </w:r>
      <w:r w:rsidR="007451DC">
        <w:rPr>
          <w:rFonts w:ascii="Times New Roman" w:eastAsia="Times New Roman" w:hAnsi="Times New Roman" w:cs="Times New Roman"/>
          <w:b/>
          <w:kern w:val="0"/>
          <w:lang w:val="es-ES_tradnl" w:eastAsia="es-ES_tradnl"/>
          <w14:ligatures w14:val="none"/>
        </w:rPr>
        <w:instrText xml:space="preserve"> MERGEFIELD "REGIÓN_SUCURSAL" </w:instrText>
      </w:r>
      <w:r w:rsidR="007451DC">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«REGIÓN_SUCURSAL»</w:t>
      </w:r>
      <w:r w:rsidR="007451DC">
        <w:rPr>
          <w:rFonts w:ascii="Times New Roman" w:eastAsia="Times New Roman" w:hAnsi="Times New Roman" w:cs="Times New Roman"/>
          <w:b/>
          <w:kern w:val="0"/>
          <w:lang w:val="es-ES_tradnl" w:eastAsia="es-ES_tradnl"/>
          <w14:ligatures w14:val="none"/>
        </w:rPr>
        <w:fldChar w:fldCharType="end"/>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r w:rsidR="00BE7247">
        <w:rPr>
          <w:rFonts w:ascii="Times New Roman" w:eastAsia="Times New Roman" w:hAnsi="Times New Roman" w:cs="Times New Roman"/>
          <w:b/>
          <w:kern w:val="0"/>
          <w:lang w:val="es-ES_tradnl" w:eastAsia="es-ES_tradnl"/>
          <w14:ligatures w14:val="none"/>
        </w:rPr>
        <w:t>°</w:t>
      </w:r>
      <w:proofErr w:type="spellEnd"/>
      <w:r w:rsidR="00BE7247">
        <w:rPr>
          <w:rFonts w:ascii="Times New Roman" w:eastAsia="Times New Roman" w:hAnsi="Times New Roman" w:cs="Times New Roman"/>
          <w:b/>
          <w:kern w:val="0"/>
          <w:lang w:val="es-ES_tradnl" w:eastAsia="es-ES_tradnl"/>
          <w14:ligatures w14:val="none"/>
        </w:rPr>
        <w:t xml:space="preserve"> 323-09087-619</w:t>
      </w:r>
      <w:r w:rsidR="001C4F26">
        <w:rPr>
          <w:rFonts w:ascii="Times New Roman" w:eastAsia="Times New Roman" w:hAnsi="Times New Roman" w:cs="Times New Roman"/>
          <w:b/>
          <w:kern w:val="0"/>
          <w:lang w:val="es-ES_tradnl" w:eastAsia="es-ES_tradnl"/>
          <w14:ligatures w14:val="none"/>
        </w:rPr>
        <w:t>,</w:t>
      </w:r>
      <w:r w:rsidR="00BE7247">
        <w:rPr>
          <w:rFonts w:ascii="Times New Roman" w:eastAsia="Times New Roman" w:hAnsi="Times New Roman" w:cs="Times New Roman"/>
          <w:b/>
          <w:kern w:val="0"/>
          <w:lang w:val="es-ES_tradnl" w:eastAsia="es-ES_tradnl"/>
          <w14:ligatures w14:val="none"/>
        </w:rPr>
        <w:t xml:space="preserve"> </w:t>
      </w:r>
      <w:r w:rsidR="00BE7247" w:rsidRPr="00BE7247">
        <w:rPr>
          <w:rFonts w:ascii="Times New Roman" w:eastAsia="Times New Roman" w:hAnsi="Times New Roman" w:cs="Times New Roman"/>
          <w:bCs/>
          <w:kern w:val="0"/>
          <w:lang w:val="es-ES_tradnl" w:eastAsia="es-ES_tradnl"/>
          <w14:ligatures w14:val="none"/>
        </w:rPr>
        <w:t>de</w:t>
      </w:r>
      <w:r w:rsidR="00BE7247">
        <w:rPr>
          <w:rFonts w:ascii="Times New Roman" w:eastAsia="Times New Roman" w:hAnsi="Times New Roman" w:cs="Times New Roman"/>
          <w:b/>
          <w:kern w:val="0"/>
          <w:lang w:val="es-ES_tradnl" w:eastAsia="es-ES_tradnl"/>
          <w14:ligatures w14:val="none"/>
        </w:rPr>
        <w:t xml:space="preserve"> MACUL</w:t>
      </w:r>
      <w:r w:rsidR="001C4F26">
        <w:rPr>
          <w:rFonts w:ascii="Times New Roman" w:eastAsia="Times New Roman" w:hAnsi="Times New Roman" w:cs="Times New Roman"/>
          <w:b/>
          <w:kern w:val="0"/>
          <w:lang w:val="es-ES_tradnl" w:eastAsia="es-ES_tradnl"/>
          <w14:ligatures w14:val="none"/>
        </w:rPr>
        <w:t>.</w:t>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16D60F6F"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D49D8">
        <w:rPr>
          <w:rFonts w:ascii="Times New Roman" w:eastAsia="Times New Roman" w:hAnsi="Times New Roman" w:cs="Times New Roman"/>
          <w:kern w:val="0"/>
          <w:lang w:val="es-ES_tradnl" w:eastAsia="es-ES_tradnl"/>
          <w14:ligatures w14:val="none"/>
        </w:rPr>
        <w:t xml:space="preserve"> </w:t>
      </w:r>
      <w:r w:rsidR="009A3958">
        <w:rPr>
          <w:rFonts w:ascii="Times New Roman" w:eastAsia="Times New Roman" w:hAnsi="Times New Roman" w:cs="Times New Roman"/>
          <w:kern w:val="0"/>
          <w:lang w:val="es-ES_tradnl" w:eastAsia="es-ES_tradnl"/>
          <w14:ligatures w14:val="none"/>
        </w:rPr>
        <w:fldChar w:fldCharType="begin"/>
      </w:r>
      <w:r w:rsidR="009A3958">
        <w:rPr>
          <w:rFonts w:ascii="Times New Roman" w:eastAsia="Times New Roman" w:hAnsi="Times New Roman" w:cs="Times New Roman"/>
          <w:kern w:val="0"/>
          <w:lang w:val="es-ES_tradnl" w:eastAsia="es-ES_tradnl"/>
          <w14:ligatures w14:val="none"/>
        </w:rPr>
        <w:instrText xml:space="preserve"> MERGEFIELD "VENCIMIENTO" </w:instrText>
      </w:r>
      <w:r w:rsidR="009A3958">
        <w:rPr>
          <w:rFonts w:ascii="Times New Roman" w:eastAsia="Times New Roman" w:hAnsi="Times New Roman" w:cs="Times New Roman"/>
          <w:kern w:val="0"/>
          <w:lang w:val="es-ES_tradnl" w:eastAsia="es-ES_tradnl"/>
          <w14:ligatures w14:val="none"/>
        </w:rPr>
        <w:fldChar w:fldCharType="separate"/>
      </w:r>
      <w:r w:rsidR="00031A67" w:rsidRPr="00991024">
        <w:rPr>
          <w:rFonts w:ascii="Times New Roman" w:eastAsia="Times New Roman" w:hAnsi="Times New Roman" w:cs="Times New Roman"/>
          <w:noProof/>
          <w:kern w:val="0"/>
          <w:lang w:val="es-ES_tradnl" w:eastAsia="es-ES_tradnl"/>
          <w14:ligatures w14:val="none"/>
        </w:rPr>
        <w:t>«VENCIMIENTO»</w:t>
      </w:r>
      <w:r w:rsidR="009A3958">
        <w:rPr>
          <w:rFonts w:ascii="Times New Roman" w:eastAsia="Times New Roman" w:hAnsi="Times New Roman" w:cs="Times New Roman"/>
          <w:kern w:val="0"/>
          <w:lang w:val="es-ES_tradnl" w:eastAsia="es-ES_tradnl"/>
          <w14:ligatures w14:val="none"/>
        </w:rPr>
        <w:fldChar w:fldCharType="end"/>
      </w:r>
      <w:r w:rsidRPr="00F4644A">
        <w:rPr>
          <w:rFonts w:ascii="Times New Roman" w:eastAsia="Times New Roman" w:hAnsi="Times New Roman" w:cs="Times New Roman"/>
          <w:kern w:val="0"/>
          <w:lang w:val="es-ES_tradnl" w:eastAsia="es-ES_tradnl"/>
          <w14:ligatures w14:val="none"/>
        </w:rPr>
        <w:t xml:space="preserve"> 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 (12</w:t>
      </w:r>
      <w:r w:rsidR="00D7398E">
        <w:rPr>
          <w:rFonts w:ascii="Times New Roman" w:eastAsia="Times New Roman" w:hAnsi="Times New Roman" w:cs="Times New Roman"/>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 xml:space="preserve">MESES),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075F244C"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 xml:space="preserve">Y </w:t>
      </w:r>
      <w:r w:rsidRPr="00F4644A">
        <w:rPr>
          <w:rFonts w:ascii="Times New Roman" w:eastAsia="Times New Roman" w:hAnsi="Times New Roman" w:cs="Times New Roman"/>
          <w:kern w:val="0"/>
          <w:lang w:val="es-ES_tradnl" w:eastAsia="es-ES_tradnl"/>
          <w14:ligatures w14:val="none"/>
        </w:rPr>
        <w:t>MUNICIPA</w:t>
      </w:r>
      <w:r w:rsidR="00026874">
        <w:rPr>
          <w:rFonts w:ascii="Times New Roman" w:eastAsia="Times New Roman" w:hAnsi="Times New Roman" w:cs="Times New Roman"/>
          <w:kern w:val="0"/>
          <w:lang w:val="es-ES_tradnl" w:eastAsia="es-ES_tradnl"/>
          <w14:ligatures w14:val="none"/>
        </w:rPr>
        <w:t>LIDADE</w:t>
      </w:r>
      <w:r w:rsidR="001C4F26">
        <w:rPr>
          <w:rFonts w:ascii="Times New Roman" w:eastAsia="Times New Roman" w:hAnsi="Times New Roman" w:cs="Times New Roman"/>
          <w:kern w:val="0"/>
          <w:lang w:val="es-ES_tradnl" w:eastAsia="es-ES_tradnl"/>
          <w14:ligatures w14:val="none"/>
        </w:rPr>
        <w:t>S</w:t>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rsidRPr="005D1F48">
        <w:rPr>
          <w:rFonts w:ascii="Times New Roman" w:eastAsia="Times New Roman" w:hAnsi="Times New Roman" w:cs="Times New Roman"/>
          <w:noProof/>
          <w:kern w:val="0"/>
          <w:lang w:eastAsia="es-CL"/>
          <w14:ligatures w14:val="none"/>
        </w:rPr>
        <w:t>[IMAGEN DEL DOCUMENTO DE IDENTIDAD DEL AUTORIZANTE: la incorpora el sistema al generar el documento]</w:t>
      </w:r>
      <w:r w:rsidR="00C549A0">
        <w:rPr>
          <w:rFonts w:ascii="Times New Roman" w:eastAsia="Times New Roman" w:hAnsi="Times New Roman" w:cs="Times New Roman"/>
          <w:kern w:val="0"/>
          <w:sz w:val="26"/>
          <w:szCs w:val="26"/>
          <w:lang w:val="es-ES_tradnl" w:eastAsia="es-ES_tradnl"/>
          <w14:ligatures w14:val="none"/>
        </w:rPr>
        <w:t xml:space="preserve">     </w:t>
      </w:r>
      <w:r w:rsidRPr="005D1F48">
        <w:rPr>
          <w:rFonts w:ascii="Times New Roman" w:eastAsia="Times New Roman" w:hAnsi="Times New Roman" w:cs="Times New Roman"/>
          <w:noProof/>
          <w:kern w:val="0"/>
          <w:lang w:eastAsia="es-CL"/>
          <w14:ligatures w14:val="none"/>
        </w:rPr>
        <w:t>[IMAGEN DEL DOCUMENTO DE IDENTIDAD DEL AUTORIZANTE: la incorpora el sistema al generar el documento]</w:t>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37F197E3"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«RAZON_SOCIAL»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«REPRESENTANTE_LEGAL»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«RUT_REP_LEGAL»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bookmarkEnd w:id="14"/>
    <w:p w14:paraId="2D9B0E39" w14:textId="1D3034A6" w:rsidR="00801037" w:rsidRDefault="00801037"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5D6078FA" w14:textId="328050FC" w:rsidR="00801037" w:rsidRPr="00960578" w:rsidRDefault="00801037"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p>
    <w:sectPr w:rsidR="00801037"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B5B55" w14:textId="77777777" w:rsidR="0056791C" w:rsidRDefault="0056791C" w:rsidP="008932C7">
      <w:pPr>
        <w:spacing w:after="0" w:line="240" w:lineRule="auto"/>
      </w:pPr>
      <w:r>
        <w:separator/>
      </w:r>
    </w:p>
  </w:endnote>
  <w:endnote w:type="continuationSeparator" w:id="0">
    <w:p w14:paraId="34C8039D" w14:textId="77777777" w:rsidR="0056791C" w:rsidRDefault="0056791C"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B3A1F" w14:textId="77777777" w:rsidR="0056791C" w:rsidRDefault="0056791C" w:rsidP="008932C7">
      <w:pPr>
        <w:spacing w:after="0" w:line="240" w:lineRule="auto"/>
      </w:pPr>
      <w:r>
        <w:separator/>
      </w:r>
    </w:p>
  </w:footnote>
  <w:footnote w:type="continuationSeparator" w:id="0">
    <w:p w14:paraId="4630DC8C" w14:textId="77777777" w:rsidR="0056791C" w:rsidRDefault="0056791C"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84923130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1A67"/>
    <w:rsid w:val="00035094"/>
    <w:rsid w:val="00037816"/>
    <w:rsid w:val="00043CA9"/>
    <w:rsid w:val="00047275"/>
    <w:rsid w:val="00057169"/>
    <w:rsid w:val="000656AD"/>
    <w:rsid w:val="00070AC0"/>
    <w:rsid w:val="000710AD"/>
    <w:rsid w:val="00075233"/>
    <w:rsid w:val="00081949"/>
    <w:rsid w:val="000914FB"/>
    <w:rsid w:val="000930C9"/>
    <w:rsid w:val="000939BA"/>
    <w:rsid w:val="00095D8A"/>
    <w:rsid w:val="000B66A8"/>
    <w:rsid w:val="000C4C1C"/>
    <w:rsid w:val="000D6B6D"/>
    <w:rsid w:val="000D7C9D"/>
    <w:rsid w:val="000E190C"/>
    <w:rsid w:val="000E26EB"/>
    <w:rsid w:val="000E36AC"/>
    <w:rsid w:val="000F01EC"/>
    <w:rsid w:val="000F310A"/>
    <w:rsid w:val="000F5290"/>
    <w:rsid w:val="00115A10"/>
    <w:rsid w:val="00126B8C"/>
    <w:rsid w:val="00127A35"/>
    <w:rsid w:val="00132F26"/>
    <w:rsid w:val="00141AF1"/>
    <w:rsid w:val="00156C2C"/>
    <w:rsid w:val="00181418"/>
    <w:rsid w:val="00195F01"/>
    <w:rsid w:val="0019765F"/>
    <w:rsid w:val="001B6F32"/>
    <w:rsid w:val="001C33C0"/>
    <w:rsid w:val="001C4F26"/>
    <w:rsid w:val="001C668A"/>
    <w:rsid w:val="001D233D"/>
    <w:rsid w:val="001D342E"/>
    <w:rsid w:val="001E2BEB"/>
    <w:rsid w:val="00204389"/>
    <w:rsid w:val="00210423"/>
    <w:rsid w:val="00212907"/>
    <w:rsid w:val="00226513"/>
    <w:rsid w:val="00227618"/>
    <w:rsid w:val="0023346F"/>
    <w:rsid w:val="00234CB9"/>
    <w:rsid w:val="00237213"/>
    <w:rsid w:val="00275EC9"/>
    <w:rsid w:val="00293139"/>
    <w:rsid w:val="00294543"/>
    <w:rsid w:val="002B6288"/>
    <w:rsid w:val="002C0616"/>
    <w:rsid w:val="002D7892"/>
    <w:rsid w:val="002E1090"/>
    <w:rsid w:val="002E60CB"/>
    <w:rsid w:val="002E6491"/>
    <w:rsid w:val="002F0AFD"/>
    <w:rsid w:val="002F1FE9"/>
    <w:rsid w:val="002F495D"/>
    <w:rsid w:val="0030143B"/>
    <w:rsid w:val="00303327"/>
    <w:rsid w:val="00305829"/>
    <w:rsid w:val="00314933"/>
    <w:rsid w:val="00333A1E"/>
    <w:rsid w:val="0033770B"/>
    <w:rsid w:val="003420DB"/>
    <w:rsid w:val="003467DF"/>
    <w:rsid w:val="00355E66"/>
    <w:rsid w:val="00360FD1"/>
    <w:rsid w:val="00362107"/>
    <w:rsid w:val="00390C2D"/>
    <w:rsid w:val="003B0224"/>
    <w:rsid w:val="003B31D6"/>
    <w:rsid w:val="003C3F8C"/>
    <w:rsid w:val="003E32F7"/>
    <w:rsid w:val="003F4435"/>
    <w:rsid w:val="003F627C"/>
    <w:rsid w:val="0040682C"/>
    <w:rsid w:val="00422CB2"/>
    <w:rsid w:val="0043228D"/>
    <w:rsid w:val="00436981"/>
    <w:rsid w:val="00454A5E"/>
    <w:rsid w:val="00461903"/>
    <w:rsid w:val="00464643"/>
    <w:rsid w:val="0046510F"/>
    <w:rsid w:val="00472171"/>
    <w:rsid w:val="00480358"/>
    <w:rsid w:val="00481ADA"/>
    <w:rsid w:val="004857C6"/>
    <w:rsid w:val="0048741F"/>
    <w:rsid w:val="00490369"/>
    <w:rsid w:val="004905D3"/>
    <w:rsid w:val="004A345B"/>
    <w:rsid w:val="004A497D"/>
    <w:rsid w:val="004B730E"/>
    <w:rsid w:val="004B73B7"/>
    <w:rsid w:val="004C11CB"/>
    <w:rsid w:val="004C1D43"/>
    <w:rsid w:val="004D7753"/>
    <w:rsid w:val="004E2D1B"/>
    <w:rsid w:val="004E3308"/>
    <w:rsid w:val="004F5C76"/>
    <w:rsid w:val="00502F95"/>
    <w:rsid w:val="005140E2"/>
    <w:rsid w:val="00514764"/>
    <w:rsid w:val="005170E7"/>
    <w:rsid w:val="00522930"/>
    <w:rsid w:val="00532C26"/>
    <w:rsid w:val="00533423"/>
    <w:rsid w:val="00544598"/>
    <w:rsid w:val="00545D65"/>
    <w:rsid w:val="00547810"/>
    <w:rsid w:val="00554C78"/>
    <w:rsid w:val="00560126"/>
    <w:rsid w:val="00560814"/>
    <w:rsid w:val="00563664"/>
    <w:rsid w:val="0056791C"/>
    <w:rsid w:val="005827A3"/>
    <w:rsid w:val="005958BC"/>
    <w:rsid w:val="005A482E"/>
    <w:rsid w:val="005A539E"/>
    <w:rsid w:val="005B0013"/>
    <w:rsid w:val="005B36B1"/>
    <w:rsid w:val="005D1F48"/>
    <w:rsid w:val="005D7817"/>
    <w:rsid w:val="005E036C"/>
    <w:rsid w:val="005F0612"/>
    <w:rsid w:val="005F2BF4"/>
    <w:rsid w:val="005F456E"/>
    <w:rsid w:val="005F479F"/>
    <w:rsid w:val="005F5CC9"/>
    <w:rsid w:val="0062065F"/>
    <w:rsid w:val="00641E9C"/>
    <w:rsid w:val="0064474A"/>
    <w:rsid w:val="00653425"/>
    <w:rsid w:val="00656A6F"/>
    <w:rsid w:val="006635A0"/>
    <w:rsid w:val="006674AE"/>
    <w:rsid w:val="006717BD"/>
    <w:rsid w:val="0067424C"/>
    <w:rsid w:val="00676AC1"/>
    <w:rsid w:val="00683CE2"/>
    <w:rsid w:val="00684A18"/>
    <w:rsid w:val="00691E6A"/>
    <w:rsid w:val="006A062F"/>
    <w:rsid w:val="006A16A2"/>
    <w:rsid w:val="006A5232"/>
    <w:rsid w:val="006B0E38"/>
    <w:rsid w:val="006C6E2D"/>
    <w:rsid w:val="006D210A"/>
    <w:rsid w:val="006D2183"/>
    <w:rsid w:val="006D7094"/>
    <w:rsid w:val="006F1062"/>
    <w:rsid w:val="007059C0"/>
    <w:rsid w:val="00712BD4"/>
    <w:rsid w:val="00715D0E"/>
    <w:rsid w:val="00720904"/>
    <w:rsid w:val="00722238"/>
    <w:rsid w:val="007325D6"/>
    <w:rsid w:val="00742C79"/>
    <w:rsid w:val="00743F7E"/>
    <w:rsid w:val="007451DC"/>
    <w:rsid w:val="00753292"/>
    <w:rsid w:val="00754C3F"/>
    <w:rsid w:val="007652CF"/>
    <w:rsid w:val="007759FB"/>
    <w:rsid w:val="00780F38"/>
    <w:rsid w:val="007A0530"/>
    <w:rsid w:val="007A1F49"/>
    <w:rsid w:val="007A35F6"/>
    <w:rsid w:val="007B6574"/>
    <w:rsid w:val="007C462A"/>
    <w:rsid w:val="007D292F"/>
    <w:rsid w:val="007D40E5"/>
    <w:rsid w:val="007E40C7"/>
    <w:rsid w:val="007E47AB"/>
    <w:rsid w:val="007F0726"/>
    <w:rsid w:val="007F0C72"/>
    <w:rsid w:val="00801037"/>
    <w:rsid w:val="008046D3"/>
    <w:rsid w:val="008130DE"/>
    <w:rsid w:val="00821A7F"/>
    <w:rsid w:val="0083607B"/>
    <w:rsid w:val="00843BE3"/>
    <w:rsid w:val="00845F10"/>
    <w:rsid w:val="00850DF2"/>
    <w:rsid w:val="00860FB4"/>
    <w:rsid w:val="008657FA"/>
    <w:rsid w:val="008659DF"/>
    <w:rsid w:val="0086726F"/>
    <w:rsid w:val="008741DC"/>
    <w:rsid w:val="008806FF"/>
    <w:rsid w:val="008878EC"/>
    <w:rsid w:val="008932C7"/>
    <w:rsid w:val="008A7D73"/>
    <w:rsid w:val="008B469E"/>
    <w:rsid w:val="008B56A5"/>
    <w:rsid w:val="008B67EE"/>
    <w:rsid w:val="008C138C"/>
    <w:rsid w:val="008C1F8D"/>
    <w:rsid w:val="008E05A3"/>
    <w:rsid w:val="008F0257"/>
    <w:rsid w:val="008F1601"/>
    <w:rsid w:val="00900033"/>
    <w:rsid w:val="009026F5"/>
    <w:rsid w:val="009076E3"/>
    <w:rsid w:val="00912D4E"/>
    <w:rsid w:val="00912E25"/>
    <w:rsid w:val="00914599"/>
    <w:rsid w:val="00944145"/>
    <w:rsid w:val="009509FF"/>
    <w:rsid w:val="00960578"/>
    <w:rsid w:val="00977184"/>
    <w:rsid w:val="00977990"/>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670"/>
    <w:rsid w:val="00A20C17"/>
    <w:rsid w:val="00A261C7"/>
    <w:rsid w:val="00A41A54"/>
    <w:rsid w:val="00A43959"/>
    <w:rsid w:val="00A50464"/>
    <w:rsid w:val="00A514D1"/>
    <w:rsid w:val="00A622DA"/>
    <w:rsid w:val="00A642AC"/>
    <w:rsid w:val="00A64A15"/>
    <w:rsid w:val="00A65E34"/>
    <w:rsid w:val="00A66931"/>
    <w:rsid w:val="00A76EEA"/>
    <w:rsid w:val="00A8322F"/>
    <w:rsid w:val="00A8578C"/>
    <w:rsid w:val="00A950E4"/>
    <w:rsid w:val="00AA1F10"/>
    <w:rsid w:val="00AA47E2"/>
    <w:rsid w:val="00AA69C4"/>
    <w:rsid w:val="00AD31E5"/>
    <w:rsid w:val="00AD325B"/>
    <w:rsid w:val="00AD4ED4"/>
    <w:rsid w:val="00AD69AD"/>
    <w:rsid w:val="00AF319A"/>
    <w:rsid w:val="00AF701A"/>
    <w:rsid w:val="00AF7A2F"/>
    <w:rsid w:val="00B031F5"/>
    <w:rsid w:val="00B245C7"/>
    <w:rsid w:val="00B27832"/>
    <w:rsid w:val="00B42292"/>
    <w:rsid w:val="00B426C7"/>
    <w:rsid w:val="00B50AE2"/>
    <w:rsid w:val="00B53B2C"/>
    <w:rsid w:val="00B5538E"/>
    <w:rsid w:val="00B61AF9"/>
    <w:rsid w:val="00B635AD"/>
    <w:rsid w:val="00B8547D"/>
    <w:rsid w:val="00BA05AC"/>
    <w:rsid w:val="00BA2C11"/>
    <w:rsid w:val="00BE7247"/>
    <w:rsid w:val="00BF1014"/>
    <w:rsid w:val="00BF30B2"/>
    <w:rsid w:val="00BF3DE3"/>
    <w:rsid w:val="00BF71B2"/>
    <w:rsid w:val="00C00891"/>
    <w:rsid w:val="00C110CA"/>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7552"/>
    <w:rsid w:val="00CE0C9F"/>
    <w:rsid w:val="00CF2374"/>
    <w:rsid w:val="00D03271"/>
    <w:rsid w:val="00D06239"/>
    <w:rsid w:val="00D14ED2"/>
    <w:rsid w:val="00D32CD5"/>
    <w:rsid w:val="00D3627F"/>
    <w:rsid w:val="00D37674"/>
    <w:rsid w:val="00D4158D"/>
    <w:rsid w:val="00D42443"/>
    <w:rsid w:val="00D539A2"/>
    <w:rsid w:val="00D7189A"/>
    <w:rsid w:val="00D72A05"/>
    <w:rsid w:val="00D7398E"/>
    <w:rsid w:val="00D74F47"/>
    <w:rsid w:val="00D80BE2"/>
    <w:rsid w:val="00D82D23"/>
    <w:rsid w:val="00D90792"/>
    <w:rsid w:val="00DA27AA"/>
    <w:rsid w:val="00DA69F0"/>
    <w:rsid w:val="00DB51E1"/>
    <w:rsid w:val="00DD49D8"/>
    <w:rsid w:val="00DD5BBC"/>
    <w:rsid w:val="00DE05B9"/>
    <w:rsid w:val="00DE45C6"/>
    <w:rsid w:val="00DE6CF0"/>
    <w:rsid w:val="00DF3632"/>
    <w:rsid w:val="00DF5A97"/>
    <w:rsid w:val="00E05670"/>
    <w:rsid w:val="00E1000E"/>
    <w:rsid w:val="00E12838"/>
    <w:rsid w:val="00E22325"/>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C1270"/>
    <w:rsid w:val="00EC12D0"/>
    <w:rsid w:val="00EC67E8"/>
    <w:rsid w:val="00EE14FB"/>
    <w:rsid w:val="00EE1DE3"/>
    <w:rsid w:val="00EF270A"/>
    <w:rsid w:val="00F14147"/>
    <w:rsid w:val="00F150FE"/>
    <w:rsid w:val="00F4644A"/>
    <w:rsid w:val="00F65875"/>
    <w:rsid w:val="00F6747B"/>
    <w:rsid w:val="00F71F06"/>
    <w:rsid w:val="00F931BB"/>
    <w:rsid w:val="00F93FE2"/>
    <w:rsid w:val="00FA54E8"/>
    <w:rsid w:val="00FA7442"/>
    <w:rsid w:val="00FB2162"/>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92D70A9E-F108-4D9C-9976-9A206A3F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backoffice@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3</Pages>
  <Words>1810</Words>
  <Characters>9959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 CRM Easy Office</dc:creator>
  <cp:keywords/>
  <dc:description/>
  <cp:lastModifiedBy>Equipo CRM Easy Office</cp:lastModifiedBy>
  <cp:revision>4</cp:revision>
  <cp:lastPrinted>2026-04-21T15:17:00Z</cp:lastPrinted>
  <dcterms:created xsi:type="dcterms:W3CDTF">2026-06-25T19:33:00Z</dcterms:created>
  <dcterms:modified xsi:type="dcterms:W3CDTF">2026-09-26T14:09:00Z</dcterms:modified>
</cp:coreProperties>
</file>